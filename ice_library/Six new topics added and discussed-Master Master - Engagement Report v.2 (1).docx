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page1" w:displacedByCustomXml="next"/>
    <w:bookmarkEnd w:id="0" w:displacedByCustomXml="next"/>
    <w:sdt>
      <w:sdtPr>
        <w:rPr>
          <w:rFonts w:asciiTheme="minorHAnsi" w:eastAsiaTheme="minorEastAsia" w:hAnsiTheme="minorHAnsi" w:cs="Times New Roman"/>
          <w:color w:val="auto"/>
          <w:sz w:val="22"/>
          <w:szCs w:val="22"/>
        </w:rPr>
        <w:id w:val="-1067873632"/>
        <w:docPartObj>
          <w:docPartGallery w:val="Table of Contents"/>
          <w:docPartUnique/>
        </w:docPartObj>
      </w:sdtPr>
      <w:sdtEndPr/>
      <w:sdtContent>
        <w:p w14:paraId="60059F75" w14:textId="41559B38" w:rsidR="00DA6565" w:rsidRDefault="00DA6565">
          <w:pPr>
            <w:pStyle w:val="TOCHeading"/>
          </w:pPr>
          <w:r>
            <w:t>Table of Contents</w:t>
          </w:r>
        </w:p>
        <w:p w14:paraId="52C3251E" w14:textId="77777777" w:rsidR="00DA6565" w:rsidRDefault="00EE7953">
          <w:pPr>
            <w:pStyle w:val="TOC1"/>
          </w:pPr>
          <w:sdt>
            <w:sdtPr>
              <w:rPr>
                <w:b/>
                <w:bCs/>
              </w:rPr>
              <w:id w:val="183865962"/>
              <w:placeholder>
                <w:docPart w:val="70B2608C260E4A218F8395A5F1565A8D"/>
              </w:placeholder>
              <w:temporary/>
              <w:showingPlcHdr/>
            </w:sdtPr>
            <w:sdtEndPr/>
            <w:sdtContent>
              <w:r w:rsidR="00DA6565">
                <w:rPr>
                  <w:b/>
                  <w:bCs/>
                </w:rPr>
                <w:t>Type chapter title (level 1)</w:t>
              </w:r>
            </w:sdtContent>
          </w:sdt>
          <w:r w:rsidR="00DA6565">
            <w:ptab w:relativeTo="margin" w:alignment="right" w:leader="dot"/>
          </w:r>
          <w:r w:rsidR="00DA6565">
            <w:rPr>
              <w:b/>
              <w:bCs/>
            </w:rPr>
            <w:t>1</w:t>
          </w:r>
        </w:p>
        <w:p w14:paraId="2373D308" w14:textId="77777777" w:rsidR="00DA6565" w:rsidRDefault="00EE7953">
          <w:pPr>
            <w:pStyle w:val="TOC2"/>
            <w:ind w:left="216"/>
          </w:pPr>
          <w:sdt>
            <w:sdtPr>
              <w:id w:val="1667506712"/>
              <w:placeholder>
                <w:docPart w:val="B3207A013BD5439D99D8487B7D3229DE"/>
              </w:placeholder>
              <w:temporary/>
              <w:showingPlcHdr/>
            </w:sdtPr>
            <w:sdtEndPr/>
            <w:sdtContent>
              <w:r w:rsidR="00DA6565">
                <w:t>Type chapter title (level 2)</w:t>
              </w:r>
            </w:sdtContent>
          </w:sdt>
          <w:r w:rsidR="00DA6565">
            <w:ptab w:relativeTo="margin" w:alignment="right" w:leader="dot"/>
          </w:r>
          <w:r w:rsidR="00DA6565">
            <w:t>2</w:t>
          </w:r>
        </w:p>
        <w:p w14:paraId="2D73994C" w14:textId="77777777" w:rsidR="00DA6565" w:rsidRDefault="00EE7953">
          <w:pPr>
            <w:pStyle w:val="TOC3"/>
            <w:ind w:left="446"/>
          </w:pPr>
          <w:sdt>
            <w:sdtPr>
              <w:id w:val="93059032"/>
              <w:placeholder>
                <w:docPart w:val="20302B4CAED04A0D81A84D358DB916FD"/>
              </w:placeholder>
              <w:temporary/>
              <w:showingPlcHdr/>
            </w:sdtPr>
            <w:sdtEndPr/>
            <w:sdtContent>
              <w:r w:rsidR="00DA6565">
                <w:t>Type chapter title (level 3)</w:t>
              </w:r>
            </w:sdtContent>
          </w:sdt>
          <w:r w:rsidR="00DA6565">
            <w:ptab w:relativeTo="margin" w:alignment="right" w:leader="dot"/>
          </w:r>
          <w:r w:rsidR="00DA6565">
            <w:t>3</w:t>
          </w:r>
        </w:p>
        <w:p w14:paraId="46CCC5B6" w14:textId="77777777" w:rsidR="00DA6565" w:rsidRDefault="00EE7953">
          <w:pPr>
            <w:pStyle w:val="TOC1"/>
          </w:pPr>
          <w:sdt>
            <w:sdtPr>
              <w:rPr>
                <w:b/>
                <w:bCs/>
              </w:rPr>
              <w:id w:val="183865966"/>
              <w:placeholder>
                <w:docPart w:val="70B2608C260E4A218F8395A5F1565A8D"/>
              </w:placeholder>
              <w:temporary/>
              <w:showingPlcHdr/>
            </w:sdtPr>
            <w:sdtEndPr/>
            <w:sdtContent>
              <w:r w:rsidR="00DA6565">
                <w:rPr>
                  <w:b/>
                  <w:bCs/>
                </w:rPr>
                <w:t>Type chapter title (level 1)</w:t>
              </w:r>
            </w:sdtContent>
          </w:sdt>
          <w:r w:rsidR="00DA6565">
            <w:ptab w:relativeTo="margin" w:alignment="right" w:leader="dot"/>
          </w:r>
          <w:r w:rsidR="00DA6565">
            <w:rPr>
              <w:b/>
              <w:bCs/>
            </w:rPr>
            <w:t>4</w:t>
          </w:r>
        </w:p>
        <w:p w14:paraId="38C9AD6F" w14:textId="77777777" w:rsidR="00DA6565" w:rsidRDefault="00EE7953">
          <w:pPr>
            <w:pStyle w:val="TOC2"/>
            <w:ind w:left="216"/>
          </w:pPr>
          <w:sdt>
            <w:sdtPr>
              <w:id w:val="93059040"/>
              <w:placeholder>
                <w:docPart w:val="B3207A013BD5439D99D8487B7D3229DE"/>
              </w:placeholder>
              <w:temporary/>
              <w:showingPlcHdr/>
            </w:sdtPr>
            <w:sdtEndPr/>
            <w:sdtContent>
              <w:r w:rsidR="00DA6565">
                <w:t>Type chapter title (level 2)</w:t>
              </w:r>
            </w:sdtContent>
          </w:sdt>
          <w:r w:rsidR="00DA6565">
            <w:ptab w:relativeTo="margin" w:alignment="right" w:leader="dot"/>
          </w:r>
          <w:r w:rsidR="00DA6565">
            <w:t>5</w:t>
          </w:r>
        </w:p>
        <w:p w14:paraId="2C0F5EC1" w14:textId="39D52768" w:rsidR="00DA6565" w:rsidRDefault="00EE7953">
          <w:pPr>
            <w:pStyle w:val="TOC3"/>
            <w:ind w:left="446"/>
          </w:pPr>
          <w:sdt>
            <w:sdtPr>
              <w:id w:val="93059044"/>
              <w:placeholder>
                <w:docPart w:val="20302B4CAED04A0D81A84D358DB916FD"/>
              </w:placeholder>
              <w:temporary/>
              <w:showingPlcHdr/>
            </w:sdtPr>
            <w:sdtEndPr/>
            <w:sdtContent>
              <w:r w:rsidR="00DA6565">
                <w:t>Type chapter title (level 3)</w:t>
              </w:r>
            </w:sdtContent>
          </w:sdt>
          <w:r w:rsidR="00DA6565">
            <w:ptab w:relativeTo="margin" w:alignment="right" w:leader="dot"/>
          </w:r>
          <w:r w:rsidR="00DA6565">
            <w:t>6</w:t>
          </w:r>
        </w:p>
      </w:sdtContent>
    </w:sdt>
    <w:p w14:paraId="54446786" w14:textId="77777777" w:rsidR="00DA6565" w:rsidRDefault="00DA6565" w:rsidP="00A214D2">
      <w:pPr>
        <w:spacing w:line="0" w:lineRule="atLeast"/>
        <w:rPr>
          <w:rFonts w:ascii="Arial" w:eastAsia="Arial" w:hAnsi="Arial"/>
          <w:b/>
          <w:sz w:val="28"/>
          <w:u w:val="single"/>
        </w:rPr>
      </w:pPr>
    </w:p>
    <w:p w14:paraId="5EC3171D" w14:textId="77777777" w:rsidR="00DA6565" w:rsidRDefault="00DA6565" w:rsidP="00A214D2">
      <w:pPr>
        <w:spacing w:line="0" w:lineRule="atLeast"/>
        <w:rPr>
          <w:rFonts w:ascii="Arial" w:eastAsia="Arial" w:hAnsi="Arial"/>
          <w:b/>
          <w:sz w:val="28"/>
          <w:u w:val="single"/>
        </w:rPr>
      </w:pPr>
    </w:p>
    <w:p w14:paraId="16EE420A" w14:textId="77777777" w:rsidR="00DA6565" w:rsidRDefault="00DA6565" w:rsidP="00A214D2">
      <w:pPr>
        <w:spacing w:line="0" w:lineRule="atLeast"/>
        <w:rPr>
          <w:rFonts w:ascii="Arial" w:eastAsia="Arial" w:hAnsi="Arial"/>
          <w:b/>
          <w:sz w:val="28"/>
          <w:u w:val="single"/>
        </w:rPr>
      </w:pPr>
    </w:p>
    <w:p w14:paraId="330FC065" w14:textId="77777777" w:rsidR="00DA6565" w:rsidRDefault="00DA6565" w:rsidP="00A214D2">
      <w:pPr>
        <w:spacing w:line="0" w:lineRule="atLeast"/>
        <w:rPr>
          <w:rFonts w:ascii="Arial" w:eastAsia="Arial" w:hAnsi="Arial"/>
          <w:b/>
          <w:sz w:val="28"/>
          <w:u w:val="single"/>
        </w:rPr>
      </w:pPr>
    </w:p>
    <w:p w14:paraId="101CE9C2" w14:textId="77777777" w:rsidR="00DA6565" w:rsidRDefault="00DA6565" w:rsidP="00A214D2">
      <w:pPr>
        <w:spacing w:line="0" w:lineRule="atLeast"/>
        <w:rPr>
          <w:rFonts w:ascii="Arial" w:eastAsia="Arial" w:hAnsi="Arial"/>
          <w:b/>
          <w:sz w:val="28"/>
          <w:u w:val="single"/>
        </w:rPr>
      </w:pPr>
    </w:p>
    <w:p w14:paraId="04D7C759" w14:textId="77777777" w:rsidR="00DA6565" w:rsidRDefault="00DA6565" w:rsidP="00A214D2">
      <w:pPr>
        <w:spacing w:line="0" w:lineRule="atLeast"/>
        <w:rPr>
          <w:rFonts w:ascii="Arial" w:eastAsia="Arial" w:hAnsi="Arial"/>
          <w:b/>
          <w:sz w:val="28"/>
          <w:u w:val="single"/>
        </w:rPr>
      </w:pPr>
    </w:p>
    <w:p w14:paraId="64E01FC9" w14:textId="77777777" w:rsidR="00DA6565" w:rsidRDefault="00DA6565" w:rsidP="00A214D2">
      <w:pPr>
        <w:spacing w:line="0" w:lineRule="atLeast"/>
        <w:rPr>
          <w:rFonts w:ascii="Arial" w:eastAsia="Arial" w:hAnsi="Arial"/>
          <w:b/>
          <w:sz w:val="28"/>
          <w:u w:val="single"/>
        </w:rPr>
      </w:pPr>
      <w:bookmarkStart w:id="1" w:name="_GoBack"/>
      <w:bookmarkEnd w:id="1"/>
    </w:p>
    <w:p w14:paraId="26DCB3F1" w14:textId="77777777" w:rsidR="00DA6565" w:rsidRDefault="00DA6565" w:rsidP="00A214D2">
      <w:pPr>
        <w:spacing w:line="0" w:lineRule="atLeast"/>
        <w:rPr>
          <w:rFonts w:ascii="Arial" w:eastAsia="Arial" w:hAnsi="Arial"/>
          <w:b/>
          <w:sz w:val="28"/>
          <w:u w:val="single"/>
        </w:rPr>
      </w:pPr>
    </w:p>
    <w:p w14:paraId="3BF18E32" w14:textId="77777777" w:rsidR="00DA6565" w:rsidRDefault="00DA6565" w:rsidP="00A214D2">
      <w:pPr>
        <w:spacing w:line="0" w:lineRule="atLeast"/>
        <w:rPr>
          <w:rFonts w:ascii="Arial" w:eastAsia="Arial" w:hAnsi="Arial"/>
          <w:b/>
          <w:sz w:val="28"/>
          <w:u w:val="single"/>
        </w:rPr>
      </w:pPr>
    </w:p>
    <w:p w14:paraId="50E2584F" w14:textId="77777777" w:rsidR="00DA6565" w:rsidRDefault="00DA6565" w:rsidP="00A214D2">
      <w:pPr>
        <w:spacing w:line="0" w:lineRule="atLeast"/>
        <w:rPr>
          <w:rFonts w:ascii="Arial" w:eastAsia="Arial" w:hAnsi="Arial"/>
          <w:b/>
          <w:sz w:val="28"/>
          <w:u w:val="single"/>
        </w:rPr>
      </w:pPr>
    </w:p>
    <w:p w14:paraId="61924BAF" w14:textId="77777777" w:rsidR="00DA6565" w:rsidRDefault="00DA6565" w:rsidP="00A214D2">
      <w:pPr>
        <w:spacing w:line="0" w:lineRule="atLeast"/>
        <w:rPr>
          <w:rFonts w:ascii="Arial" w:eastAsia="Arial" w:hAnsi="Arial"/>
          <w:b/>
          <w:sz w:val="28"/>
          <w:u w:val="single"/>
        </w:rPr>
      </w:pPr>
    </w:p>
    <w:p w14:paraId="5892F036" w14:textId="77777777" w:rsidR="00DA6565" w:rsidRDefault="00DA6565" w:rsidP="00A214D2">
      <w:pPr>
        <w:spacing w:line="0" w:lineRule="atLeast"/>
        <w:rPr>
          <w:rFonts w:ascii="Arial" w:eastAsia="Arial" w:hAnsi="Arial"/>
          <w:b/>
          <w:sz w:val="28"/>
          <w:u w:val="single"/>
        </w:rPr>
      </w:pPr>
    </w:p>
    <w:p w14:paraId="26477D92" w14:textId="77777777" w:rsidR="00DA6565" w:rsidRDefault="00DA6565" w:rsidP="00A214D2">
      <w:pPr>
        <w:spacing w:line="0" w:lineRule="atLeast"/>
        <w:rPr>
          <w:rFonts w:ascii="Arial" w:eastAsia="Arial" w:hAnsi="Arial"/>
          <w:b/>
          <w:sz w:val="28"/>
          <w:u w:val="single"/>
        </w:rPr>
      </w:pPr>
    </w:p>
    <w:p w14:paraId="35345309" w14:textId="77777777" w:rsidR="00DA6565" w:rsidRDefault="00DA6565" w:rsidP="00A214D2">
      <w:pPr>
        <w:spacing w:line="0" w:lineRule="atLeast"/>
        <w:rPr>
          <w:rFonts w:ascii="Arial" w:eastAsia="Arial" w:hAnsi="Arial"/>
          <w:b/>
          <w:sz w:val="28"/>
          <w:u w:val="single"/>
        </w:rPr>
      </w:pPr>
    </w:p>
    <w:p w14:paraId="5C0899CB" w14:textId="77777777" w:rsidR="00DA6565" w:rsidRDefault="00DA6565" w:rsidP="00A214D2">
      <w:pPr>
        <w:spacing w:line="0" w:lineRule="atLeast"/>
        <w:rPr>
          <w:rFonts w:ascii="Arial" w:eastAsia="Arial" w:hAnsi="Arial"/>
          <w:b/>
          <w:sz w:val="28"/>
          <w:u w:val="single"/>
        </w:rPr>
      </w:pPr>
    </w:p>
    <w:p w14:paraId="2DB3C5C8" w14:textId="77777777" w:rsidR="00DA6565" w:rsidRDefault="00DA6565" w:rsidP="00A214D2">
      <w:pPr>
        <w:spacing w:line="0" w:lineRule="atLeast"/>
        <w:rPr>
          <w:rFonts w:ascii="Arial" w:eastAsia="Arial" w:hAnsi="Arial"/>
          <w:b/>
          <w:sz w:val="28"/>
          <w:u w:val="single"/>
        </w:rPr>
      </w:pPr>
    </w:p>
    <w:p w14:paraId="659148EF" w14:textId="77777777" w:rsidR="00DA6565" w:rsidRDefault="00DA6565" w:rsidP="00A214D2">
      <w:pPr>
        <w:spacing w:line="0" w:lineRule="atLeast"/>
        <w:rPr>
          <w:rFonts w:ascii="Arial" w:eastAsia="Arial" w:hAnsi="Arial"/>
          <w:b/>
          <w:sz w:val="28"/>
          <w:u w:val="single"/>
        </w:rPr>
      </w:pPr>
    </w:p>
    <w:p w14:paraId="71CA6D14" w14:textId="77777777" w:rsidR="00DA6565" w:rsidRDefault="00DA6565" w:rsidP="00A214D2">
      <w:pPr>
        <w:spacing w:line="0" w:lineRule="atLeast"/>
        <w:rPr>
          <w:rFonts w:ascii="Arial" w:eastAsia="Arial" w:hAnsi="Arial"/>
          <w:b/>
          <w:sz w:val="28"/>
          <w:u w:val="single"/>
        </w:rPr>
      </w:pPr>
    </w:p>
    <w:p w14:paraId="6A28E842" w14:textId="77777777" w:rsidR="00DA6565" w:rsidRDefault="00DA6565" w:rsidP="00A214D2">
      <w:pPr>
        <w:spacing w:line="0" w:lineRule="atLeast"/>
        <w:rPr>
          <w:rFonts w:ascii="Arial" w:eastAsia="Arial" w:hAnsi="Arial"/>
          <w:b/>
          <w:sz w:val="28"/>
          <w:u w:val="single"/>
        </w:rPr>
      </w:pPr>
    </w:p>
    <w:p w14:paraId="78E5A8F5" w14:textId="77777777" w:rsidR="00DA6565" w:rsidRDefault="00DA6565" w:rsidP="00A214D2">
      <w:pPr>
        <w:spacing w:line="0" w:lineRule="atLeast"/>
        <w:rPr>
          <w:rFonts w:ascii="Arial" w:eastAsia="Arial" w:hAnsi="Arial"/>
          <w:b/>
          <w:sz w:val="28"/>
          <w:u w:val="single"/>
        </w:rPr>
      </w:pPr>
    </w:p>
    <w:p w14:paraId="2ABED302" w14:textId="77777777" w:rsidR="00DA6565" w:rsidRDefault="00DA6565" w:rsidP="00A214D2">
      <w:pPr>
        <w:spacing w:line="0" w:lineRule="atLeast"/>
        <w:rPr>
          <w:rFonts w:ascii="Arial" w:eastAsia="Arial" w:hAnsi="Arial"/>
          <w:b/>
          <w:sz w:val="28"/>
          <w:u w:val="single"/>
        </w:rPr>
      </w:pPr>
    </w:p>
    <w:p w14:paraId="3E95C2F7" w14:textId="77777777" w:rsidR="00DA6565" w:rsidRDefault="00DA6565" w:rsidP="00A214D2">
      <w:pPr>
        <w:spacing w:line="0" w:lineRule="atLeast"/>
        <w:rPr>
          <w:rFonts w:ascii="Arial" w:eastAsia="Arial" w:hAnsi="Arial"/>
          <w:b/>
          <w:sz w:val="28"/>
          <w:u w:val="single"/>
        </w:rPr>
      </w:pPr>
    </w:p>
    <w:p w14:paraId="5281A8DE" w14:textId="77777777" w:rsidR="00DA6565" w:rsidRDefault="00DA6565" w:rsidP="00A214D2">
      <w:pPr>
        <w:spacing w:line="0" w:lineRule="atLeast"/>
        <w:rPr>
          <w:rFonts w:ascii="Arial" w:eastAsia="Arial" w:hAnsi="Arial"/>
          <w:b/>
          <w:sz w:val="28"/>
          <w:u w:val="single"/>
        </w:rPr>
      </w:pPr>
    </w:p>
    <w:p w14:paraId="2F4E36DF" w14:textId="77777777" w:rsidR="00DA6565" w:rsidRDefault="00DA6565" w:rsidP="00A214D2">
      <w:pPr>
        <w:spacing w:line="0" w:lineRule="atLeast"/>
        <w:rPr>
          <w:rFonts w:ascii="Arial" w:eastAsia="Arial" w:hAnsi="Arial"/>
          <w:b/>
          <w:sz w:val="28"/>
          <w:u w:val="single"/>
        </w:rPr>
      </w:pPr>
    </w:p>
    <w:p w14:paraId="04D65CD2" w14:textId="77777777" w:rsidR="00DA6565" w:rsidRDefault="00DA6565" w:rsidP="00A214D2">
      <w:pPr>
        <w:spacing w:line="0" w:lineRule="atLeast"/>
        <w:rPr>
          <w:rFonts w:ascii="Arial" w:eastAsia="Arial" w:hAnsi="Arial"/>
          <w:b/>
          <w:sz w:val="28"/>
          <w:u w:val="single"/>
        </w:rPr>
      </w:pPr>
    </w:p>
    <w:p w14:paraId="3A6A9088" w14:textId="77777777" w:rsidR="00DA6565" w:rsidRDefault="00DA6565" w:rsidP="00A214D2">
      <w:pPr>
        <w:spacing w:line="0" w:lineRule="atLeast"/>
        <w:rPr>
          <w:rFonts w:ascii="Arial" w:eastAsia="Arial" w:hAnsi="Arial"/>
          <w:b/>
          <w:sz w:val="28"/>
          <w:u w:val="single"/>
        </w:rPr>
      </w:pPr>
    </w:p>
    <w:p w14:paraId="5E110B21" w14:textId="77777777" w:rsidR="00DA6565" w:rsidRDefault="00DA6565" w:rsidP="00A214D2">
      <w:pPr>
        <w:spacing w:line="0" w:lineRule="atLeast"/>
        <w:rPr>
          <w:rFonts w:ascii="Arial" w:eastAsia="Arial" w:hAnsi="Arial"/>
          <w:b/>
          <w:sz w:val="28"/>
          <w:u w:val="single"/>
        </w:rPr>
      </w:pPr>
    </w:p>
    <w:p w14:paraId="39E9FCD4" w14:textId="77777777" w:rsidR="00DA6565" w:rsidRDefault="00DA6565" w:rsidP="00A214D2">
      <w:pPr>
        <w:spacing w:line="0" w:lineRule="atLeast"/>
        <w:rPr>
          <w:rFonts w:ascii="Arial" w:eastAsia="Arial" w:hAnsi="Arial"/>
          <w:b/>
          <w:sz w:val="28"/>
          <w:u w:val="single"/>
        </w:rPr>
      </w:pPr>
    </w:p>
    <w:p w14:paraId="6C14B0F1" w14:textId="77777777" w:rsidR="00DA6565" w:rsidRDefault="00DA6565" w:rsidP="00A214D2">
      <w:pPr>
        <w:spacing w:line="0" w:lineRule="atLeast"/>
        <w:rPr>
          <w:rFonts w:ascii="Arial" w:eastAsia="Arial" w:hAnsi="Arial"/>
          <w:b/>
          <w:sz w:val="28"/>
          <w:u w:val="single"/>
        </w:rPr>
      </w:pPr>
    </w:p>
    <w:p w14:paraId="34364836" w14:textId="77777777" w:rsidR="00DA6565" w:rsidRDefault="00DA6565" w:rsidP="00A214D2">
      <w:pPr>
        <w:spacing w:line="0" w:lineRule="atLeast"/>
        <w:rPr>
          <w:rFonts w:ascii="Arial" w:eastAsia="Arial" w:hAnsi="Arial"/>
          <w:b/>
          <w:sz w:val="28"/>
          <w:u w:val="single"/>
        </w:rPr>
      </w:pPr>
    </w:p>
    <w:p w14:paraId="53249EC4" w14:textId="77777777" w:rsidR="00DA6565" w:rsidRDefault="00DA6565" w:rsidP="00A214D2">
      <w:pPr>
        <w:spacing w:line="0" w:lineRule="atLeast"/>
        <w:rPr>
          <w:rFonts w:ascii="Arial" w:eastAsia="Arial" w:hAnsi="Arial"/>
          <w:b/>
          <w:sz w:val="28"/>
          <w:u w:val="single"/>
        </w:rPr>
      </w:pPr>
    </w:p>
    <w:p w14:paraId="334C3531" w14:textId="77777777" w:rsidR="00DA6565" w:rsidRDefault="00DA6565" w:rsidP="00A214D2">
      <w:pPr>
        <w:spacing w:line="0" w:lineRule="atLeast"/>
        <w:rPr>
          <w:rFonts w:ascii="Arial" w:eastAsia="Arial" w:hAnsi="Arial"/>
          <w:b/>
          <w:sz w:val="28"/>
          <w:u w:val="single"/>
        </w:rPr>
      </w:pPr>
    </w:p>
    <w:p w14:paraId="6106BC32" w14:textId="445E2DED" w:rsidR="00A214D2" w:rsidRDefault="00A214D2" w:rsidP="00A214D2">
      <w:pPr>
        <w:spacing w:line="0" w:lineRule="atLeast"/>
        <w:rPr>
          <w:rFonts w:ascii="Arial" w:eastAsia="Arial" w:hAnsi="Arial"/>
          <w:b/>
          <w:sz w:val="28"/>
          <w:u w:val="single"/>
        </w:rPr>
      </w:pPr>
      <w:r>
        <w:rPr>
          <w:rFonts w:ascii="Arial" w:eastAsia="Arial" w:hAnsi="Arial"/>
          <w:b/>
          <w:sz w:val="28"/>
          <w:u w:val="single"/>
        </w:rPr>
        <w:t>Summary</w:t>
      </w:r>
    </w:p>
    <w:p w14:paraId="5A6EAECB" w14:textId="77777777" w:rsidR="00A214D2" w:rsidRDefault="00A214D2" w:rsidP="00A214D2">
      <w:pPr>
        <w:spacing w:line="390" w:lineRule="exact"/>
        <w:rPr>
          <w:rFonts w:ascii="Times New Roman" w:eastAsia="Times New Roman" w:hAnsi="Times New Roman"/>
          <w:sz w:val="24"/>
        </w:rPr>
      </w:pPr>
    </w:p>
    <w:p w14:paraId="63347969" w14:textId="41A9DF60" w:rsidR="00A214D2" w:rsidRDefault="00A214D2" w:rsidP="00A214D2">
      <w:pPr>
        <w:ind w:right="160"/>
        <w:jc w:val="both"/>
        <w:rPr>
          <w:rFonts w:ascii="Arial" w:eastAsia="Arial" w:hAnsi="Arial"/>
          <w:color w:val="222222"/>
          <w:sz w:val="22"/>
        </w:rPr>
      </w:pPr>
      <w:r>
        <w:rPr>
          <w:rFonts w:ascii="Arial" w:eastAsia="Arial" w:hAnsi="Arial"/>
          <w:color w:val="222222"/>
          <w:sz w:val="22"/>
        </w:rPr>
        <w:t xml:space="preserve">This Indigenous Legal Needs Assessment (ILNA) report presents key findings of engagement sessions with staff and clients of 9 community legal service clinics in northern Ontario. The purpose of each engagement session was to identify how Indigenous clients come to use community legal clinic services, what barriers they face in accessing said services, what unmet legal needs currently exist, and wise practices that clinics are or could be implemented </w:t>
      </w:r>
      <w:r w:rsidR="00F73766">
        <w:rPr>
          <w:rFonts w:ascii="Arial" w:eastAsia="Arial" w:hAnsi="Arial"/>
          <w:color w:val="222222"/>
          <w:sz w:val="22"/>
        </w:rPr>
        <w:t>to serve Indigenous clients better</w:t>
      </w:r>
      <w:r>
        <w:rPr>
          <w:rFonts w:ascii="Arial" w:eastAsia="Arial" w:hAnsi="Arial"/>
          <w:color w:val="222222"/>
          <w:sz w:val="22"/>
        </w:rPr>
        <w:t>.</w:t>
      </w:r>
    </w:p>
    <w:p w14:paraId="6F229EE9" w14:textId="77777777" w:rsidR="00A214D2" w:rsidRDefault="00A214D2" w:rsidP="00A214D2">
      <w:pPr>
        <w:jc w:val="both"/>
        <w:rPr>
          <w:rFonts w:ascii="Times New Roman" w:eastAsia="Times New Roman" w:hAnsi="Times New Roman"/>
          <w:sz w:val="24"/>
        </w:rPr>
      </w:pPr>
    </w:p>
    <w:p w14:paraId="1E3754D2" w14:textId="0D01DA7D" w:rsidR="00A214D2" w:rsidRDefault="00A214D2" w:rsidP="00A214D2">
      <w:pPr>
        <w:ind w:right="109"/>
        <w:jc w:val="both"/>
        <w:rPr>
          <w:rFonts w:ascii="Arial" w:eastAsia="Arial" w:hAnsi="Arial"/>
          <w:color w:val="222222"/>
          <w:sz w:val="22"/>
        </w:rPr>
      </w:pPr>
      <w:r>
        <w:rPr>
          <w:rFonts w:ascii="Arial" w:eastAsia="Arial" w:hAnsi="Arial"/>
          <w:color w:val="222222"/>
          <w:sz w:val="22"/>
        </w:rPr>
        <w:t xml:space="preserve">Staff and client responses across all catchment areas consistently highlighted specific barriers to accessing legal clinic services that are rooted in </w:t>
      </w:r>
      <w:r w:rsidR="008E7C09">
        <w:rPr>
          <w:rFonts w:ascii="Arial" w:eastAsia="Arial" w:hAnsi="Arial"/>
          <w:color w:val="222222"/>
          <w:sz w:val="22"/>
        </w:rPr>
        <w:t xml:space="preserve">cultural divides </w:t>
      </w:r>
      <w:r>
        <w:rPr>
          <w:rFonts w:ascii="Arial" w:eastAsia="Arial" w:hAnsi="Arial"/>
          <w:color w:val="222222"/>
          <w:sz w:val="22"/>
        </w:rPr>
        <w:t>both logistical and socio-economic factors such as geographic isolation, technology gaps, mental health, and. These factors are mutually reinforcing and compounded by the historical and generational trauma Indigenous peoples face across all of Canada. As such, our analysis found that addressing access gaps requires a holistic approach founded on culturally appropriate practices and relationship building.</w:t>
      </w:r>
    </w:p>
    <w:p w14:paraId="4BBDBFA6" w14:textId="77777777" w:rsidR="00A214D2" w:rsidRDefault="00A214D2" w:rsidP="00A214D2">
      <w:pPr>
        <w:jc w:val="both"/>
        <w:rPr>
          <w:rFonts w:ascii="Times New Roman" w:eastAsia="Times New Roman" w:hAnsi="Times New Roman"/>
          <w:sz w:val="24"/>
        </w:rPr>
      </w:pPr>
    </w:p>
    <w:p w14:paraId="496E2875" w14:textId="51725EBC" w:rsidR="00A214D2" w:rsidRDefault="00A214D2" w:rsidP="00A214D2">
      <w:pPr>
        <w:ind w:right="20"/>
        <w:jc w:val="both"/>
        <w:rPr>
          <w:rFonts w:ascii="Arial" w:eastAsia="Arial" w:hAnsi="Arial"/>
          <w:sz w:val="22"/>
        </w:rPr>
      </w:pPr>
      <w:r>
        <w:rPr>
          <w:rFonts w:ascii="Arial" w:eastAsia="Arial" w:hAnsi="Arial"/>
          <w:sz w:val="22"/>
        </w:rPr>
        <w:t>The unmet legal needs of Indigenous clients pointed to knowledge gaps among some community legal clinics regarding the jurisdictional complexities of Indigenous rights within a provincial context. On-reserve legal issues, primarily housing and employment, were the key areas identified by both staff and clients where services were unavailable in most areas. In addition to knowledge gaps, community legal clinics face capacity and mandate limitations that make specific areas of law such as family law and human rights, challenging to navigate.</w:t>
      </w:r>
      <w:r w:rsidR="004A310C">
        <w:rPr>
          <w:rFonts w:ascii="Arial" w:eastAsia="Arial" w:hAnsi="Arial"/>
          <w:sz w:val="22"/>
        </w:rPr>
        <w:t xml:space="preserve"> </w:t>
      </w:r>
    </w:p>
    <w:p w14:paraId="2212F296" w14:textId="77777777" w:rsidR="00A214D2" w:rsidRDefault="00A214D2" w:rsidP="00A214D2">
      <w:pPr>
        <w:jc w:val="both"/>
        <w:rPr>
          <w:rFonts w:ascii="Times New Roman" w:eastAsia="Times New Roman" w:hAnsi="Times New Roman"/>
          <w:sz w:val="24"/>
        </w:rPr>
      </w:pPr>
    </w:p>
    <w:p w14:paraId="4BF1356A" w14:textId="77777777" w:rsidR="00A214D2" w:rsidRDefault="00A214D2" w:rsidP="00A214D2">
      <w:pPr>
        <w:ind w:right="20"/>
        <w:jc w:val="both"/>
        <w:rPr>
          <w:rFonts w:ascii="Arial" w:eastAsia="Arial" w:hAnsi="Arial"/>
          <w:sz w:val="22"/>
        </w:rPr>
      </w:pPr>
      <w:r>
        <w:rPr>
          <w:rFonts w:ascii="Arial" w:eastAsia="Arial" w:hAnsi="Arial"/>
          <w:sz w:val="22"/>
        </w:rPr>
        <w:t>The recommended wise practices address the tangible and intangible nature of the barriers to accessing legal services for clients. With a strong focus on implementing culturally appropriate and trauma-informed practices to foster better relationships and outreach, wise practices aim to address the longstanding tensions and challenges Indigenous clients face in public services.</w:t>
      </w:r>
    </w:p>
    <w:p w14:paraId="7F9B03F0" w14:textId="77777777" w:rsidR="00A214D2" w:rsidRDefault="00A214D2" w:rsidP="00A214D2">
      <w:pPr>
        <w:jc w:val="both"/>
        <w:rPr>
          <w:rFonts w:ascii="Times New Roman" w:eastAsia="Times New Roman" w:hAnsi="Times New Roman"/>
          <w:sz w:val="24"/>
        </w:rPr>
      </w:pPr>
    </w:p>
    <w:p w14:paraId="78F3059F" w14:textId="2F547A33" w:rsidR="00A214D2" w:rsidRDefault="00A214D2" w:rsidP="00A214D2">
      <w:pPr>
        <w:ind w:right="100"/>
        <w:jc w:val="both"/>
        <w:rPr>
          <w:rFonts w:ascii="Arial" w:eastAsia="Arial" w:hAnsi="Arial"/>
          <w:sz w:val="22"/>
        </w:rPr>
      </w:pPr>
      <w:r>
        <w:rPr>
          <w:rFonts w:ascii="Arial" w:eastAsia="Arial" w:hAnsi="Arial"/>
          <w:sz w:val="22"/>
        </w:rPr>
        <w:t xml:space="preserve">Our analysis concluded that overall, a holistic approach is needed to effectively address the existing access barriers and legal needs gaps. Indigenous community members must play a key role in designing and developing culturally appropriate practices within the community legal clinics, and clinics should strive to create an environment and set of practices which empower clients to utilize community and public services. With this goal in mind, a </w:t>
      </w:r>
      <w:r w:rsidR="00617B75">
        <w:rPr>
          <w:rFonts w:ascii="Arial" w:eastAsia="Arial" w:hAnsi="Arial"/>
          <w:sz w:val="22"/>
        </w:rPr>
        <w:t>system-wide</w:t>
      </w:r>
      <w:r>
        <w:rPr>
          <w:rFonts w:ascii="Arial" w:eastAsia="Arial" w:hAnsi="Arial"/>
          <w:sz w:val="22"/>
        </w:rPr>
        <w:t xml:space="preserve"> approach is needed across the public sector at large.</w:t>
      </w:r>
    </w:p>
    <w:p w14:paraId="6DEB7B4F" w14:textId="77777777" w:rsidR="00954AF1" w:rsidRDefault="00954AF1"/>
    <w:p w14:paraId="7F229E58" w14:textId="649FD211" w:rsidR="00A214D2" w:rsidRPr="00A214D2" w:rsidRDefault="00A214D2" w:rsidP="00A214D2">
      <w:pPr>
        <w:spacing w:line="0" w:lineRule="atLeast"/>
        <w:rPr>
          <w:rFonts w:ascii="Arial" w:eastAsia="Arial" w:hAnsi="Arial"/>
          <w:b/>
          <w:sz w:val="24"/>
        </w:rPr>
      </w:pPr>
      <w:r w:rsidRPr="00A214D2">
        <w:rPr>
          <w:rFonts w:ascii="Arial" w:eastAsia="Arial" w:hAnsi="Arial"/>
          <w:b/>
          <w:sz w:val="24"/>
        </w:rPr>
        <w:t>PART 1 - Historical and Policy Context</w:t>
      </w:r>
    </w:p>
    <w:p w14:paraId="6E219C3D" w14:textId="77777777" w:rsidR="00A214D2" w:rsidRPr="00A214D2" w:rsidRDefault="00A214D2" w:rsidP="00A214D2">
      <w:pPr>
        <w:spacing w:line="364" w:lineRule="exact"/>
        <w:rPr>
          <w:rFonts w:ascii="Times New Roman" w:eastAsia="Times New Roman" w:hAnsi="Times New Roman"/>
        </w:rPr>
      </w:pPr>
    </w:p>
    <w:p w14:paraId="1A73BD2F" w14:textId="77777777" w:rsidR="00A214D2" w:rsidRDefault="00A214D2" w:rsidP="00A214D2">
      <w:pPr>
        <w:ind w:right="-34"/>
        <w:jc w:val="both"/>
        <w:rPr>
          <w:rFonts w:ascii="Arial" w:eastAsia="Arial" w:hAnsi="Arial"/>
          <w:sz w:val="22"/>
        </w:rPr>
      </w:pPr>
      <w:r w:rsidRPr="00A214D2">
        <w:rPr>
          <w:rFonts w:ascii="Arial" w:eastAsia="Arial" w:hAnsi="Arial"/>
          <w:sz w:val="22"/>
        </w:rPr>
        <w:t>Ontario’s history of publicly funded legal aid began with the Legal Aid Act of 1967. The Act, which established a statutory right to legal aid for qualifying individuals, utilized what has come to be known as the “judicare model”.</w:t>
      </w:r>
      <w:r w:rsidRPr="00A214D2">
        <w:rPr>
          <w:rFonts w:ascii="Arial" w:eastAsia="Arial" w:hAnsi="Arial"/>
          <w:sz w:val="22"/>
          <w:vertAlign w:val="superscript"/>
        </w:rPr>
        <w:footnoteReference w:id="1"/>
      </w:r>
      <w:r w:rsidRPr="00A214D2">
        <w:rPr>
          <w:rFonts w:ascii="Arial" w:eastAsia="Arial" w:hAnsi="Arial"/>
          <w:sz w:val="22"/>
        </w:rPr>
        <w:t xml:space="preserve"> The model operated as a partnership between the province - who funded the plan - and the Law Society of Upper Canada - who administered the plan. Where low-income individuals previously relied exclusively on legal services provided on a </w:t>
      </w:r>
      <w:r w:rsidRPr="00A214D2">
        <w:rPr>
          <w:rFonts w:ascii="Gautami" w:eastAsia="Gautami" w:hAnsi="Gautami"/>
          <w:sz w:val="22"/>
        </w:rPr>
        <w:t>​</w:t>
      </w:r>
      <w:r w:rsidRPr="00A214D2">
        <w:rPr>
          <w:rFonts w:ascii="Arial" w:eastAsia="Arial" w:hAnsi="Arial"/>
          <w:i/>
          <w:sz w:val="22"/>
        </w:rPr>
        <w:lastRenderedPageBreak/>
        <w:t xml:space="preserve">pro bono </w:t>
      </w:r>
      <w:r w:rsidRPr="00A214D2">
        <w:rPr>
          <w:rFonts w:ascii="Gautami" w:eastAsia="Gautami" w:hAnsi="Gautami"/>
          <w:i/>
          <w:sz w:val="22"/>
        </w:rPr>
        <w:t>​</w:t>
      </w:r>
      <w:r w:rsidRPr="00A214D2">
        <w:rPr>
          <w:rFonts w:ascii="Arial" w:eastAsia="Arial" w:hAnsi="Arial"/>
          <w:sz w:val="22"/>
        </w:rPr>
        <w:t>basis, judicare allowed individuals to receive a certificate by legal administrators which could be brought to a private lawyer who in turn could agree to work for legal aid’s rate.</w:t>
      </w:r>
    </w:p>
    <w:p w14:paraId="3A601CC2" w14:textId="77777777" w:rsidR="00A214D2" w:rsidRDefault="00A214D2" w:rsidP="00A214D2">
      <w:pPr>
        <w:ind w:right="-34"/>
        <w:jc w:val="both"/>
        <w:rPr>
          <w:rFonts w:ascii="Arial" w:eastAsia="Arial" w:hAnsi="Arial"/>
          <w:sz w:val="22"/>
        </w:rPr>
      </w:pPr>
    </w:p>
    <w:p w14:paraId="5E14053D" w14:textId="77777777" w:rsidR="00A214D2" w:rsidRPr="00A214D2" w:rsidRDefault="00A214D2" w:rsidP="00A214D2">
      <w:pPr>
        <w:ind w:right="240"/>
        <w:jc w:val="both"/>
        <w:rPr>
          <w:rFonts w:ascii="Arial" w:eastAsia="Arial" w:hAnsi="Arial"/>
          <w:sz w:val="26"/>
          <w:vertAlign w:val="superscript"/>
        </w:rPr>
      </w:pPr>
      <w:r w:rsidRPr="00A214D2">
        <w:rPr>
          <w:rFonts w:ascii="Arial" w:eastAsia="Arial" w:hAnsi="Arial"/>
          <w:sz w:val="22"/>
        </w:rPr>
        <w:t xml:space="preserve">While the use of the judicare model grew rapidly, community leaders and lawyers alike raised concerns that private lawyers were not best suited to address the legal needs of low-income clients. Further, by functioning on the assumption that financial assistance was the sole barrier to accessing legal services, the model failed to address the </w:t>
      </w:r>
      <w:r w:rsidRPr="00A214D2">
        <w:rPr>
          <w:rFonts w:ascii="Gautami" w:eastAsia="Gautami" w:hAnsi="Gautami"/>
          <w:sz w:val="22"/>
        </w:rPr>
        <w:t>​</w:t>
      </w:r>
      <w:r w:rsidRPr="00A214D2">
        <w:rPr>
          <w:rFonts w:ascii="Arial" w:eastAsia="Arial" w:hAnsi="Arial"/>
          <w:i/>
          <w:sz w:val="22"/>
        </w:rPr>
        <w:t>systemic</w:t>
      </w:r>
      <w:r w:rsidRPr="00A214D2">
        <w:rPr>
          <w:rFonts w:ascii="Gautami" w:eastAsia="Gautami" w:hAnsi="Gautami"/>
          <w:i/>
          <w:sz w:val="22"/>
        </w:rPr>
        <w:t>​</w:t>
      </w:r>
      <w:r w:rsidRPr="00A214D2">
        <w:rPr>
          <w:rFonts w:ascii="Arial" w:eastAsia="Arial" w:hAnsi="Arial"/>
          <w:sz w:val="22"/>
        </w:rPr>
        <w:t>barriers that encompass poverty law.</w:t>
      </w:r>
      <w:r w:rsidRPr="00A214D2">
        <w:rPr>
          <w:rFonts w:ascii="Arial" w:eastAsia="Arial" w:hAnsi="Arial"/>
          <w:sz w:val="22"/>
          <w:vertAlign w:val="superscript"/>
        </w:rPr>
        <w:footnoteReference w:id="2"/>
      </w:r>
    </w:p>
    <w:p w14:paraId="3E8254AB" w14:textId="77777777" w:rsidR="00A214D2" w:rsidRDefault="00A214D2"/>
    <w:p w14:paraId="6643AC04" w14:textId="3031AB5F" w:rsidR="00A214D2" w:rsidRDefault="00A214D2" w:rsidP="00A214D2">
      <w:pPr>
        <w:ind w:right="180"/>
        <w:jc w:val="both"/>
        <w:rPr>
          <w:rFonts w:ascii="Arial" w:eastAsia="Arial" w:hAnsi="Arial"/>
          <w:sz w:val="33"/>
          <w:vertAlign w:val="superscript"/>
        </w:rPr>
      </w:pPr>
      <w:r>
        <w:rPr>
          <w:rFonts w:ascii="Arial" w:eastAsia="Arial" w:hAnsi="Arial"/>
          <w:sz w:val="22"/>
        </w:rPr>
        <w:t>A variety of factors were taken into consideration for the development of a new legal aid model. First and foremost was the understanding that low-income individuals were often unaware that legal action could help remedy the issue(s) they were facing or that their legal rights had been violated. Second, understanding poverty law as a complex system of interrelated factors meant responses to such issues were systemic in nature, and required inter-agency collaboration. Lastly, low-income individuals and communities must be involved in developing the response to their legal problems and, as such, the one-to-one model used by private lawyers was ill-suited for addressing poverty law. These factors, combined with the knowledge that locating practicing lawyers specializing in poverty law was a challenge in and of itself, led to the development of a community-based approach to legal aid services.</w:t>
      </w:r>
      <w:r>
        <w:rPr>
          <w:rStyle w:val="FootnoteReference"/>
          <w:rFonts w:ascii="Arial" w:eastAsia="Arial" w:hAnsi="Arial"/>
          <w:sz w:val="22"/>
        </w:rPr>
        <w:footnoteReference w:id="3"/>
      </w:r>
    </w:p>
    <w:p w14:paraId="046D0ACA" w14:textId="77777777" w:rsidR="00A214D2" w:rsidRDefault="00A214D2"/>
    <w:p w14:paraId="39E2B0E4" w14:textId="77777777" w:rsidR="00A214D2" w:rsidRDefault="00A214D2" w:rsidP="00A214D2">
      <w:pPr>
        <w:ind w:right="251"/>
        <w:jc w:val="both"/>
        <w:rPr>
          <w:rFonts w:ascii="Arial" w:eastAsia="Arial" w:hAnsi="Arial"/>
          <w:sz w:val="22"/>
        </w:rPr>
      </w:pPr>
      <w:r>
        <w:rPr>
          <w:rFonts w:ascii="Arial" w:eastAsia="Arial" w:hAnsi="Arial"/>
          <w:sz w:val="22"/>
        </w:rPr>
        <w:t>As such, in 1971 a series of externally funded community clinics were developed to provide “poverty law” services. The community-driven focus of the clinics was further supported in their governance and staffing structures. Many of the earliest models utilized a grass roots approach and employed “community legal workers'' - individuals or community members with experience in community organizing activities that did not have formal legal training. Moreover, the clinic Board of Directors were composed of community members.</w:t>
      </w:r>
    </w:p>
    <w:p w14:paraId="48A8E60E" w14:textId="77777777" w:rsidR="00A214D2" w:rsidRDefault="00A214D2" w:rsidP="00A214D2">
      <w:pPr>
        <w:jc w:val="both"/>
        <w:rPr>
          <w:rFonts w:ascii="Times New Roman" w:eastAsia="Times New Roman" w:hAnsi="Times New Roman"/>
        </w:rPr>
      </w:pPr>
    </w:p>
    <w:p w14:paraId="128E8F04" w14:textId="33B681B0" w:rsidR="00A214D2" w:rsidRDefault="00A214D2" w:rsidP="00A214D2">
      <w:pPr>
        <w:ind w:right="200"/>
        <w:jc w:val="both"/>
        <w:rPr>
          <w:rFonts w:ascii="Arial" w:eastAsia="Arial" w:hAnsi="Arial"/>
          <w:sz w:val="33"/>
          <w:vertAlign w:val="superscript"/>
        </w:rPr>
      </w:pPr>
      <w:r>
        <w:rPr>
          <w:rFonts w:ascii="Arial" w:eastAsia="Arial" w:hAnsi="Arial"/>
          <w:sz w:val="22"/>
        </w:rPr>
        <w:t xml:space="preserve">These early clinics operated beyond the scope of Ontario Legal Aid’s management and therefore enjoyed a fair degree of independence; however, they were faced with navigating unreliable funding via charitable and government grants. In response to public and internal pressure to provide adequate funding to the community clinics, a Task Force on Legal Aid was established in 1973 to assess the Legal Aid Plan’s next steps. The Task Force determined that a “mixed” delivery model would be best and a regulation to the </w:t>
      </w:r>
      <w:r>
        <w:rPr>
          <w:rFonts w:ascii="Gautami" w:eastAsia="Gautami" w:hAnsi="Gautami"/>
          <w:sz w:val="22"/>
        </w:rPr>
        <w:t>​</w:t>
      </w:r>
      <w:r>
        <w:rPr>
          <w:rFonts w:ascii="Arial" w:eastAsia="Arial" w:hAnsi="Arial"/>
          <w:i/>
          <w:sz w:val="22"/>
        </w:rPr>
        <w:t>Legal Aid</w:t>
      </w:r>
      <w:r>
        <w:rPr>
          <w:rFonts w:ascii="Arial" w:eastAsia="Arial" w:hAnsi="Arial"/>
          <w:sz w:val="22"/>
        </w:rPr>
        <w:t xml:space="preserve"> </w:t>
      </w:r>
      <w:r>
        <w:rPr>
          <w:rFonts w:ascii="Arial" w:eastAsia="Arial" w:hAnsi="Arial"/>
          <w:i/>
          <w:sz w:val="22"/>
        </w:rPr>
        <w:t xml:space="preserve">Act, </w:t>
      </w:r>
      <w:r>
        <w:rPr>
          <w:rFonts w:ascii="Gautami" w:eastAsia="Gautami" w:hAnsi="Gautami"/>
          <w:i/>
          <w:sz w:val="22"/>
        </w:rPr>
        <w:t>​</w:t>
      </w:r>
      <w:r>
        <w:rPr>
          <w:rFonts w:ascii="Arial" w:eastAsia="Arial" w:hAnsi="Arial"/>
          <w:sz w:val="22"/>
        </w:rPr>
        <w:t>which established provincial funding to the existing clinics, was passed.</w:t>
      </w:r>
      <w:r>
        <w:rPr>
          <w:rStyle w:val="FootnoteReference"/>
          <w:rFonts w:ascii="Arial" w:eastAsia="Arial" w:hAnsi="Arial"/>
          <w:sz w:val="22"/>
        </w:rPr>
        <w:footnoteReference w:id="4"/>
      </w:r>
    </w:p>
    <w:p w14:paraId="02113D76" w14:textId="77777777" w:rsidR="00A214D2" w:rsidRDefault="00A214D2" w:rsidP="00A214D2">
      <w:pPr>
        <w:jc w:val="both"/>
        <w:rPr>
          <w:rFonts w:ascii="Times New Roman" w:eastAsia="Times New Roman" w:hAnsi="Times New Roman"/>
        </w:rPr>
      </w:pPr>
    </w:p>
    <w:p w14:paraId="6A6F8366" w14:textId="77777777" w:rsidR="00A214D2" w:rsidRDefault="00A214D2" w:rsidP="00A214D2">
      <w:pPr>
        <w:rPr>
          <w:rFonts w:ascii="Arial" w:eastAsia="Arial" w:hAnsi="Arial"/>
          <w:sz w:val="22"/>
        </w:rPr>
      </w:pPr>
      <w:r>
        <w:rPr>
          <w:rFonts w:ascii="Arial" w:eastAsia="Arial" w:hAnsi="Arial"/>
          <w:sz w:val="22"/>
        </w:rPr>
        <w:t xml:space="preserve">Not long after, a second provincial inquiry into legal aid was launched. In 1979, the subsequent report’s recommendations were incorporated into the </w:t>
      </w:r>
      <w:r>
        <w:rPr>
          <w:rFonts w:ascii="Gautami" w:eastAsia="Gautami" w:hAnsi="Gautami"/>
          <w:sz w:val="22"/>
        </w:rPr>
        <w:t>​</w:t>
      </w:r>
      <w:r>
        <w:rPr>
          <w:rFonts w:ascii="Arial" w:eastAsia="Arial" w:hAnsi="Arial"/>
          <w:i/>
          <w:sz w:val="22"/>
        </w:rPr>
        <w:t>Legal Aid Act</w:t>
      </w:r>
      <w:r>
        <w:rPr>
          <w:rFonts w:ascii="Gautami" w:eastAsia="Gautami" w:hAnsi="Gautami"/>
          <w:i/>
          <w:sz w:val="22"/>
        </w:rPr>
        <w:t xml:space="preserve">​ </w:t>
      </w:r>
      <w:r>
        <w:rPr>
          <w:rFonts w:ascii="Arial" w:eastAsia="Arial" w:hAnsi="Arial"/>
          <w:sz w:val="22"/>
        </w:rPr>
        <w:t>as the Clinic Funding Regulation. The regulation brought greater autonomy and independence to the clinics by establishing the Clinic Funding Committee (CFC) as a standing committee of the Law Society. Equipped with the power to allocate funds and develop related policies, the CFC shared the governance of community legal clinics with the elected board of directors of each individual clinic.</w:t>
      </w:r>
    </w:p>
    <w:p w14:paraId="5310CE5A" w14:textId="77777777" w:rsidR="00A214D2" w:rsidRDefault="00A214D2" w:rsidP="00A214D2">
      <w:pPr>
        <w:jc w:val="both"/>
        <w:rPr>
          <w:rFonts w:ascii="Times New Roman" w:eastAsia="Times New Roman" w:hAnsi="Times New Roman"/>
        </w:rPr>
      </w:pPr>
    </w:p>
    <w:p w14:paraId="5B2B0A05" w14:textId="77777777" w:rsidR="00A214D2" w:rsidRDefault="00A214D2" w:rsidP="00A214D2">
      <w:pPr>
        <w:ind w:right="220"/>
        <w:jc w:val="both"/>
        <w:rPr>
          <w:rFonts w:ascii="Arial" w:eastAsia="Arial" w:hAnsi="Arial"/>
          <w:sz w:val="22"/>
        </w:rPr>
      </w:pPr>
      <w:r>
        <w:rPr>
          <w:rFonts w:ascii="Arial" w:eastAsia="Arial" w:hAnsi="Arial"/>
          <w:sz w:val="22"/>
        </w:rPr>
        <w:t xml:space="preserve">Over the years, funding and structuring of legal aid as a whole went through various changes. In 1998, Legal Aid Ontario was created by the </w:t>
      </w:r>
      <w:r>
        <w:rPr>
          <w:rFonts w:ascii="Gautami" w:eastAsia="Gautami" w:hAnsi="Gautami"/>
          <w:sz w:val="22"/>
        </w:rPr>
        <w:t>​</w:t>
      </w:r>
      <w:r>
        <w:rPr>
          <w:rFonts w:ascii="Arial" w:eastAsia="Arial" w:hAnsi="Arial"/>
          <w:i/>
          <w:sz w:val="22"/>
        </w:rPr>
        <w:t>Legal Aid Services Act</w:t>
      </w:r>
      <w:r>
        <w:rPr>
          <w:rFonts w:ascii="Gautami" w:eastAsia="Gautami" w:hAnsi="Gautami"/>
          <w:i/>
          <w:sz w:val="22"/>
        </w:rPr>
        <w:t>​</w:t>
      </w:r>
      <w:ins w:id="2" w:author="Stephanie Creighton" w:date="2022-10-06T16:35:00Z">
        <w:r>
          <w:rPr>
            <w:rFonts w:ascii="Gautami" w:eastAsia="Gautami" w:hAnsi="Gautami"/>
            <w:i/>
            <w:sz w:val="22"/>
          </w:rPr>
          <w:t xml:space="preserve"> </w:t>
        </w:r>
      </w:ins>
      <w:r>
        <w:rPr>
          <w:rFonts w:ascii="Arial" w:eastAsia="Arial" w:hAnsi="Arial"/>
          <w:sz w:val="22"/>
        </w:rPr>
        <w:t xml:space="preserve">to serve as the statutory body responsible for running legal aid within Ontario. Presently, Legal Aid Ontario is responsible for funding </w:t>
      </w:r>
      <w:r w:rsidRPr="00914386">
        <w:rPr>
          <w:rFonts w:ascii="Arial" w:eastAsia="Arial" w:hAnsi="Arial"/>
          <w:sz w:val="22"/>
        </w:rPr>
        <w:t>7</w:t>
      </w:r>
      <w:r>
        <w:rPr>
          <w:rFonts w:ascii="Arial" w:eastAsia="Arial" w:hAnsi="Arial"/>
          <w:sz w:val="22"/>
        </w:rPr>
        <w:t>5 independent Community Legal Clinics across the province.</w:t>
      </w:r>
    </w:p>
    <w:p w14:paraId="06A3182A" w14:textId="77777777" w:rsidR="00A214D2" w:rsidRDefault="00A214D2"/>
    <w:p w14:paraId="4A34AC6C" w14:textId="77777777" w:rsidR="00A214D2" w:rsidRDefault="00A214D2"/>
    <w:p w14:paraId="3E8278FD" w14:textId="77777777" w:rsidR="00A214D2" w:rsidRDefault="00A214D2"/>
    <w:p w14:paraId="73A8F106" w14:textId="77777777" w:rsidR="00A214D2" w:rsidRDefault="00A214D2"/>
    <w:p w14:paraId="7B0FF1DF" w14:textId="77777777" w:rsidR="00A214D2" w:rsidRPr="00A214D2" w:rsidRDefault="00A214D2" w:rsidP="00A214D2">
      <w:pPr>
        <w:jc w:val="both"/>
        <w:rPr>
          <w:rFonts w:ascii="Arial" w:eastAsia="Arial" w:hAnsi="Arial"/>
          <w:bCs/>
          <w:i/>
          <w:iCs/>
          <w:sz w:val="22"/>
        </w:rPr>
      </w:pPr>
      <w:r w:rsidRPr="00A214D2">
        <w:rPr>
          <w:rFonts w:ascii="Arial" w:eastAsia="Arial" w:hAnsi="Arial"/>
          <w:bCs/>
          <w:i/>
          <w:iCs/>
          <w:sz w:val="22"/>
        </w:rPr>
        <w:t>Key Characteristics of Community Legal Clinics</w:t>
      </w:r>
    </w:p>
    <w:p w14:paraId="2DBEE8DB" w14:textId="77777777" w:rsidR="00A214D2" w:rsidRDefault="00A214D2" w:rsidP="00A214D2">
      <w:pPr>
        <w:jc w:val="both"/>
        <w:rPr>
          <w:rFonts w:ascii="Times New Roman" w:eastAsia="Times New Roman" w:hAnsi="Times New Roman"/>
        </w:rPr>
      </w:pPr>
    </w:p>
    <w:p w14:paraId="0FF7E251" w14:textId="77777777" w:rsidR="00A214D2" w:rsidRDefault="00A214D2" w:rsidP="00A214D2">
      <w:pPr>
        <w:ind w:right="80"/>
        <w:jc w:val="both"/>
        <w:rPr>
          <w:rFonts w:ascii="Arial" w:eastAsia="Arial" w:hAnsi="Arial"/>
          <w:sz w:val="22"/>
        </w:rPr>
      </w:pPr>
      <w:r>
        <w:rPr>
          <w:rFonts w:ascii="Arial" w:eastAsia="Arial" w:hAnsi="Arial"/>
          <w:sz w:val="22"/>
        </w:rPr>
        <w:t>Ontario’s legal aid system encompasses a host of services including certifications for private lawyers (the “judicare” program), duty counsel services, student legal aid societies and community legal clinics. Though they have grown in number since the early grassroots clinics established in the 1970s, Community Legal Clinics (CLCs) have defining characteristics that make them best suited for delivering poverty law services.</w:t>
      </w:r>
    </w:p>
    <w:p w14:paraId="4AAC8F75" w14:textId="77777777" w:rsidR="00A214D2" w:rsidRDefault="00A214D2"/>
    <w:p w14:paraId="1034969E" w14:textId="3316A788" w:rsidR="00A214D2" w:rsidRDefault="00A214D2" w:rsidP="00A214D2">
      <w:pPr>
        <w:ind w:right="20"/>
        <w:jc w:val="both"/>
        <w:rPr>
          <w:rFonts w:ascii="Arial" w:eastAsia="Arial" w:hAnsi="Arial"/>
          <w:sz w:val="26"/>
          <w:vertAlign w:val="superscript"/>
        </w:rPr>
      </w:pPr>
      <w:r>
        <w:rPr>
          <w:rFonts w:ascii="Arial" w:eastAsia="Arial" w:hAnsi="Arial"/>
          <w:sz w:val="22"/>
        </w:rPr>
        <w:t>First and foremost is the prioritization of</w:t>
      </w:r>
      <w:r>
        <w:rPr>
          <w:rFonts w:ascii="Gautami" w:eastAsia="Gautami" w:hAnsi="Gautami"/>
          <w:sz w:val="22"/>
        </w:rPr>
        <w:t xml:space="preserve">​ </w:t>
      </w:r>
      <w:r>
        <w:rPr>
          <w:rFonts w:ascii="Arial" w:eastAsia="Arial" w:hAnsi="Arial"/>
          <w:b/>
          <w:sz w:val="22"/>
        </w:rPr>
        <w:t>local community governance</w:t>
      </w:r>
      <w:r>
        <w:rPr>
          <w:rFonts w:ascii="Gautami" w:eastAsia="Gautami" w:hAnsi="Gautami"/>
          <w:sz w:val="22"/>
        </w:rPr>
        <w:t>​</w:t>
      </w:r>
      <w:r>
        <w:rPr>
          <w:rFonts w:ascii="Arial" w:eastAsia="Arial" w:hAnsi="Arial"/>
          <w:sz w:val="22"/>
        </w:rPr>
        <w:t>. Each clinic is governed by a community-elected Board of Directors composed of community members. Having a community-elected board fosters greater independence from the government</w:t>
      </w:r>
      <w:r>
        <w:rPr>
          <w:rStyle w:val="FootnoteReference"/>
          <w:rFonts w:ascii="Arial" w:eastAsia="Arial" w:hAnsi="Arial"/>
          <w:sz w:val="22"/>
        </w:rPr>
        <w:footnoteReference w:id="5"/>
      </w:r>
      <w:r>
        <w:rPr>
          <w:rFonts w:ascii="Arial" w:eastAsia="Arial" w:hAnsi="Arial"/>
          <w:sz w:val="22"/>
        </w:rPr>
        <w:t>, ensures the clinic is accountable to its client base, and allows decisions regarding funding specific resources and services to be made in a flexible and responsive manner to the needs of the community.</w:t>
      </w:r>
      <w:r>
        <w:rPr>
          <w:rStyle w:val="FootnoteReference"/>
          <w:rFonts w:ascii="Arial" w:eastAsia="Arial" w:hAnsi="Arial"/>
          <w:sz w:val="22"/>
        </w:rPr>
        <w:footnoteReference w:id="6"/>
      </w:r>
    </w:p>
    <w:p w14:paraId="4C82F61A" w14:textId="77777777" w:rsidR="00A214D2" w:rsidRDefault="00A214D2" w:rsidP="00A214D2">
      <w:pPr>
        <w:jc w:val="both"/>
        <w:rPr>
          <w:rFonts w:ascii="Times New Roman" w:eastAsia="Times New Roman" w:hAnsi="Times New Roman"/>
        </w:rPr>
      </w:pPr>
    </w:p>
    <w:p w14:paraId="572820F4" w14:textId="77777777" w:rsidR="00A214D2" w:rsidRDefault="00A214D2" w:rsidP="00A214D2">
      <w:pPr>
        <w:ind w:right="-32"/>
        <w:jc w:val="both"/>
        <w:rPr>
          <w:rFonts w:ascii="Arial" w:eastAsia="Arial" w:hAnsi="Arial"/>
          <w:sz w:val="22"/>
        </w:rPr>
      </w:pPr>
      <w:r>
        <w:rPr>
          <w:rFonts w:ascii="Arial" w:eastAsia="Arial" w:hAnsi="Arial"/>
          <w:sz w:val="22"/>
        </w:rPr>
        <w:t xml:space="preserve">The </w:t>
      </w:r>
      <w:r>
        <w:rPr>
          <w:rFonts w:ascii="Gautami" w:eastAsia="Gautami" w:hAnsi="Gautami"/>
          <w:sz w:val="22"/>
        </w:rPr>
        <w:t>​</w:t>
      </w:r>
      <w:r>
        <w:rPr>
          <w:rFonts w:ascii="Arial" w:eastAsia="Arial" w:hAnsi="Arial"/>
          <w:b/>
          <w:sz w:val="22"/>
        </w:rPr>
        <w:t>areas of law</w:t>
      </w:r>
      <w:r>
        <w:rPr>
          <w:rFonts w:ascii="Gautami" w:eastAsia="Gautami" w:hAnsi="Gautami"/>
          <w:sz w:val="22"/>
        </w:rPr>
        <w:t xml:space="preserve">​ </w:t>
      </w:r>
      <w:r>
        <w:rPr>
          <w:rFonts w:ascii="Arial" w:eastAsia="Arial" w:hAnsi="Arial"/>
          <w:sz w:val="22"/>
        </w:rPr>
        <w:t xml:space="preserve">serviced by community legal clinics are also a distinct characteristic that separates CLCs from private lawyer representation. While frequently grouped together under the term “poverty law”, under the </w:t>
      </w:r>
      <w:r>
        <w:rPr>
          <w:rFonts w:ascii="Gautami" w:eastAsia="Gautami" w:hAnsi="Gautami"/>
          <w:sz w:val="22"/>
        </w:rPr>
        <w:t>​</w:t>
      </w:r>
      <w:r>
        <w:rPr>
          <w:rFonts w:ascii="Arial" w:eastAsia="Arial" w:hAnsi="Arial"/>
          <w:i/>
          <w:sz w:val="22"/>
        </w:rPr>
        <w:t>Legal Aid Services Act</w:t>
      </w:r>
      <w:r>
        <w:rPr>
          <w:rFonts w:ascii="Gautami" w:eastAsia="Gautami" w:hAnsi="Gautami"/>
          <w:i/>
          <w:sz w:val="22"/>
        </w:rPr>
        <w:t>​</w:t>
      </w:r>
      <w:r>
        <w:rPr>
          <w:rFonts w:ascii="Arial" w:eastAsia="Arial" w:hAnsi="Arial"/>
          <w:sz w:val="22"/>
        </w:rPr>
        <w:t>, “clinic law” is defined as</w:t>
      </w:r>
    </w:p>
    <w:p w14:paraId="398524DB" w14:textId="77777777" w:rsidR="00A214D2" w:rsidRDefault="00A214D2" w:rsidP="00A214D2">
      <w:pPr>
        <w:spacing w:line="200" w:lineRule="exact"/>
        <w:rPr>
          <w:rFonts w:ascii="Times New Roman" w:eastAsia="Times New Roman" w:hAnsi="Times New Roman"/>
        </w:rPr>
      </w:pPr>
    </w:p>
    <w:p w14:paraId="43E3B4D5" w14:textId="77777777" w:rsidR="00A214D2" w:rsidRDefault="00A214D2" w:rsidP="00A214D2">
      <w:pPr>
        <w:ind w:left="720" w:right="740"/>
        <w:rPr>
          <w:rFonts w:ascii="Arial" w:eastAsia="Arial" w:hAnsi="Arial"/>
          <w:sz w:val="22"/>
        </w:rPr>
      </w:pPr>
      <w:r>
        <w:rPr>
          <w:rFonts w:ascii="Arial" w:eastAsia="Arial" w:hAnsi="Arial"/>
          <w:sz w:val="22"/>
        </w:rPr>
        <w:t>Areas of law which particularly affect low-income individuals or disadvantaged communities, including legal matters related to:</w:t>
      </w:r>
    </w:p>
    <w:p w14:paraId="119D2FF7" w14:textId="77777777" w:rsidR="00A214D2" w:rsidRDefault="00A214D2" w:rsidP="00A214D2">
      <w:pPr>
        <w:rPr>
          <w:rFonts w:ascii="Times New Roman" w:eastAsia="Times New Roman" w:hAnsi="Times New Roman"/>
        </w:rPr>
      </w:pPr>
    </w:p>
    <w:p w14:paraId="5645CF60" w14:textId="77777777" w:rsidR="00A214D2" w:rsidRDefault="00A214D2" w:rsidP="00A214D2">
      <w:pPr>
        <w:numPr>
          <w:ilvl w:val="0"/>
          <w:numId w:val="2"/>
        </w:numPr>
        <w:tabs>
          <w:tab w:val="left" w:pos="1440"/>
        </w:tabs>
        <w:ind w:left="1440" w:right="680" w:hanging="358"/>
        <w:rPr>
          <w:rFonts w:ascii="Arial" w:eastAsia="Arial" w:hAnsi="Arial"/>
          <w:sz w:val="22"/>
        </w:rPr>
      </w:pPr>
      <w:r>
        <w:rPr>
          <w:rFonts w:ascii="Arial" w:eastAsia="Arial" w:hAnsi="Arial"/>
          <w:sz w:val="22"/>
        </w:rPr>
        <w:t>housing and shelter, income maintenance, social assistance, and other similar government programs; and</w:t>
      </w:r>
    </w:p>
    <w:p w14:paraId="4F317C00" w14:textId="77777777" w:rsidR="00A214D2" w:rsidRDefault="00A214D2" w:rsidP="00A214D2">
      <w:pPr>
        <w:rPr>
          <w:rFonts w:ascii="Arial" w:eastAsia="Arial" w:hAnsi="Arial"/>
          <w:sz w:val="22"/>
        </w:rPr>
      </w:pPr>
    </w:p>
    <w:p w14:paraId="386EFBF2" w14:textId="674024CE" w:rsidR="00A214D2" w:rsidRDefault="00A214D2" w:rsidP="00A214D2">
      <w:pPr>
        <w:numPr>
          <w:ilvl w:val="0"/>
          <w:numId w:val="2"/>
        </w:numPr>
        <w:tabs>
          <w:tab w:val="left" w:pos="1440"/>
        </w:tabs>
        <w:ind w:left="1440" w:hanging="358"/>
        <w:rPr>
          <w:rFonts w:ascii="Arial" w:eastAsia="Arial" w:hAnsi="Arial"/>
          <w:sz w:val="22"/>
        </w:rPr>
      </w:pPr>
      <w:r>
        <w:rPr>
          <w:rFonts w:ascii="Arial" w:eastAsia="Arial" w:hAnsi="Arial"/>
          <w:sz w:val="22"/>
        </w:rPr>
        <w:t>human rights, health employment and education.</w:t>
      </w:r>
      <w:r>
        <w:rPr>
          <w:rStyle w:val="FootnoteReference"/>
          <w:rFonts w:ascii="Arial" w:eastAsia="Arial" w:hAnsi="Arial"/>
          <w:sz w:val="22"/>
        </w:rPr>
        <w:footnoteReference w:id="7"/>
      </w:r>
    </w:p>
    <w:p w14:paraId="14C434A1" w14:textId="77777777" w:rsidR="00A214D2" w:rsidRDefault="00A214D2" w:rsidP="00A214D2">
      <w:pPr>
        <w:spacing w:line="279" w:lineRule="exact"/>
        <w:rPr>
          <w:rFonts w:ascii="Times New Roman" w:eastAsia="Times New Roman" w:hAnsi="Times New Roman"/>
        </w:rPr>
      </w:pPr>
    </w:p>
    <w:p w14:paraId="4623C36E" w14:textId="6FDAE463" w:rsidR="00A214D2" w:rsidRPr="00204C07" w:rsidRDefault="00A214D2" w:rsidP="00A214D2">
      <w:pPr>
        <w:jc w:val="both"/>
        <w:rPr>
          <w:rFonts w:ascii="Arial" w:eastAsia="Arial" w:hAnsi="Arial"/>
          <w:sz w:val="22"/>
          <w:szCs w:val="22"/>
          <w:vertAlign w:val="superscript"/>
        </w:rPr>
      </w:pPr>
      <w:r w:rsidRPr="00204C07">
        <w:rPr>
          <w:rFonts w:ascii="Arial" w:eastAsia="Arial" w:hAnsi="Arial"/>
          <w:sz w:val="22"/>
          <w:szCs w:val="22"/>
        </w:rPr>
        <w:t xml:space="preserve">The distinction comes with addressing the areas of law that are </w:t>
      </w:r>
      <w:r w:rsidRPr="00204C07">
        <w:rPr>
          <w:rFonts w:ascii="Arial" w:eastAsia="Gautami" w:hAnsi="Arial"/>
          <w:sz w:val="22"/>
          <w:szCs w:val="22"/>
        </w:rPr>
        <w:t>​</w:t>
      </w:r>
      <w:r w:rsidRPr="00204C07">
        <w:rPr>
          <w:rFonts w:ascii="Arial" w:eastAsia="Arial" w:hAnsi="Arial"/>
          <w:i/>
          <w:sz w:val="22"/>
          <w:szCs w:val="22"/>
        </w:rPr>
        <w:t>not</w:t>
      </w:r>
      <w:r w:rsidRPr="00204C07">
        <w:rPr>
          <w:rFonts w:ascii="Arial" w:eastAsia="Gautami" w:hAnsi="Arial"/>
          <w:i/>
          <w:sz w:val="22"/>
          <w:szCs w:val="22"/>
        </w:rPr>
        <w:t xml:space="preserve">​ </w:t>
      </w:r>
      <w:r w:rsidRPr="00204C07">
        <w:rPr>
          <w:rFonts w:ascii="Arial" w:eastAsia="Arial" w:hAnsi="Arial"/>
          <w:sz w:val="22"/>
          <w:szCs w:val="22"/>
        </w:rPr>
        <w:t>suited to be addressed by CLCs. These include areas of law that impact both those with and without means and where a specific area of law could have a community member on “either side”. An example of this would be family law where both “sides” of a divorce seek out CLC services which would not only create a conflict of interest for clinic staff but would also create notable tensions and conflict amongst the clinic</w:t>
      </w:r>
      <w:r>
        <w:rPr>
          <w:rFonts w:ascii="Arial" w:eastAsia="Arial" w:hAnsi="Arial"/>
          <w:sz w:val="22"/>
          <w:szCs w:val="22"/>
        </w:rPr>
        <w:t>s</w:t>
      </w:r>
      <w:r w:rsidRPr="00204C07">
        <w:rPr>
          <w:rFonts w:ascii="Arial" w:eastAsia="Arial" w:hAnsi="Arial"/>
          <w:sz w:val="22"/>
          <w:szCs w:val="22"/>
        </w:rPr>
        <w:t>. As such, the judicare program would be a better fit for these and similar instances where clients can seek private and individual representation.</w:t>
      </w:r>
      <w:r>
        <w:rPr>
          <w:rStyle w:val="FootnoteReference"/>
          <w:rFonts w:ascii="Arial" w:eastAsia="Arial" w:hAnsi="Arial"/>
          <w:sz w:val="22"/>
          <w:szCs w:val="22"/>
        </w:rPr>
        <w:footnoteReference w:id="8"/>
      </w:r>
    </w:p>
    <w:p w14:paraId="650D1C9D" w14:textId="77777777" w:rsidR="00A214D2" w:rsidRDefault="00A214D2" w:rsidP="00A214D2">
      <w:pPr>
        <w:spacing w:line="20" w:lineRule="exact"/>
        <w:rPr>
          <w:rFonts w:ascii="Times New Roman" w:eastAsia="Times New Roman" w:hAnsi="Times New Roman"/>
        </w:rPr>
      </w:pPr>
    </w:p>
    <w:p w14:paraId="430FA214" w14:textId="77777777" w:rsidR="00A214D2" w:rsidRDefault="00A214D2" w:rsidP="00A214D2">
      <w:pPr>
        <w:spacing w:line="200" w:lineRule="exact"/>
        <w:rPr>
          <w:rFonts w:ascii="Times New Roman" w:eastAsia="Times New Roman" w:hAnsi="Times New Roman"/>
        </w:rPr>
      </w:pPr>
    </w:p>
    <w:p w14:paraId="5B0297CE" w14:textId="77777777" w:rsidR="00A214D2" w:rsidRDefault="00A214D2" w:rsidP="00A214D2">
      <w:pPr>
        <w:jc w:val="both"/>
        <w:rPr>
          <w:rFonts w:ascii="Arial" w:eastAsia="Arial" w:hAnsi="Arial"/>
          <w:sz w:val="22"/>
        </w:rPr>
      </w:pPr>
      <w:r>
        <w:rPr>
          <w:rFonts w:ascii="Arial" w:eastAsia="Arial" w:hAnsi="Arial"/>
          <w:sz w:val="22"/>
        </w:rPr>
        <w:t xml:space="preserve">Lastly, the CLCs provide a </w:t>
      </w:r>
      <w:r>
        <w:rPr>
          <w:rFonts w:ascii="Gautami" w:eastAsia="Gautami" w:hAnsi="Gautami"/>
          <w:sz w:val="22"/>
        </w:rPr>
        <w:t>​</w:t>
      </w:r>
      <w:r>
        <w:rPr>
          <w:rFonts w:ascii="Arial" w:eastAsia="Arial" w:hAnsi="Arial"/>
          <w:b/>
          <w:sz w:val="22"/>
        </w:rPr>
        <w:t>broad array of services</w:t>
      </w:r>
      <w:r>
        <w:rPr>
          <w:rFonts w:ascii="Arial" w:eastAsia="Arial" w:hAnsi="Arial"/>
          <w:sz w:val="22"/>
        </w:rPr>
        <w:t xml:space="preserve"> </w:t>
      </w:r>
      <w:r>
        <w:rPr>
          <w:rFonts w:ascii="Gautami" w:eastAsia="Gautami" w:hAnsi="Gautami"/>
          <w:sz w:val="22"/>
        </w:rPr>
        <w:t>​</w:t>
      </w:r>
      <w:r>
        <w:rPr>
          <w:rFonts w:ascii="Arial" w:eastAsia="Arial" w:hAnsi="Arial"/>
          <w:sz w:val="22"/>
        </w:rPr>
        <w:t>whereas other legal aid services focus on individual casework representation.</w:t>
      </w:r>
      <w:r w:rsidRPr="004A1B69">
        <w:rPr>
          <w:rFonts w:ascii="Arial" w:eastAsia="Arial" w:hAnsi="Arial"/>
          <w:sz w:val="24"/>
          <w:szCs w:val="24"/>
          <w:vertAlign w:val="superscript"/>
        </w:rPr>
        <w:t>9</w:t>
      </w:r>
      <w:r>
        <w:rPr>
          <w:rFonts w:ascii="Arial" w:eastAsia="Arial" w:hAnsi="Arial"/>
          <w:sz w:val="22"/>
        </w:rPr>
        <w:t xml:space="preserve"> Providing such services supports the holistic and systemic approach to serving the legal needs of low-income community members.</w:t>
      </w:r>
    </w:p>
    <w:p w14:paraId="16A9EEA3" w14:textId="77777777" w:rsidR="00A214D2" w:rsidRDefault="00A214D2"/>
    <w:p w14:paraId="673550C7" w14:textId="77777777" w:rsidR="00A214D2" w:rsidRDefault="00A214D2"/>
    <w:p w14:paraId="664ADBE6" w14:textId="373C919A" w:rsidR="00A214D2" w:rsidRPr="00A214D2" w:rsidRDefault="00A214D2">
      <w:pPr>
        <w:rPr>
          <w:rFonts w:ascii="Arial" w:hAnsi="Arial"/>
          <w:b/>
          <w:bCs/>
          <w:sz w:val="24"/>
          <w:szCs w:val="24"/>
        </w:rPr>
      </w:pPr>
      <w:r w:rsidRPr="00A214D2">
        <w:rPr>
          <w:rFonts w:ascii="Arial" w:hAnsi="Arial"/>
          <w:b/>
          <w:bCs/>
          <w:sz w:val="24"/>
          <w:szCs w:val="24"/>
        </w:rPr>
        <w:t>PART 2 – Northern Community Legal Clinics</w:t>
      </w:r>
    </w:p>
    <w:p w14:paraId="3CB83C1E" w14:textId="77777777" w:rsidR="00A214D2" w:rsidRPr="00A214D2" w:rsidRDefault="00A214D2" w:rsidP="00A214D2">
      <w:pPr>
        <w:rPr>
          <w:rFonts w:ascii="Arial" w:eastAsia="Arial" w:hAnsi="Arial"/>
          <w:sz w:val="22"/>
          <w:szCs w:val="22"/>
        </w:rPr>
      </w:pPr>
    </w:p>
    <w:p w14:paraId="5B367220" w14:textId="6F33EE51" w:rsidR="003E0E63" w:rsidRDefault="003A5620" w:rsidP="003E0E63">
      <w:pPr>
        <w:jc w:val="both"/>
        <w:rPr>
          <w:rFonts w:ascii="Arial" w:eastAsia="Arial" w:hAnsi="Arial"/>
          <w:sz w:val="22"/>
        </w:rPr>
      </w:pPr>
      <w:r>
        <w:rPr>
          <w:rFonts w:ascii="Arial" w:eastAsia="Arial" w:hAnsi="Arial"/>
          <w:sz w:val="22"/>
        </w:rPr>
        <w:lastRenderedPageBreak/>
        <w:t xml:space="preserve">The Indigenous Legal Needs Assessment (ILNA) was commissioned by </w:t>
      </w:r>
      <w:r w:rsidRPr="003A5620">
        <w:rPr>
          <w:rFonts w:ascii="Arial" w:eastAsia="Arial" w:hAnsi="Arial"/>
          <w:i/>
          <w:iCs/>
          <w:sz w:val="22"/>
        </w:rPr>
        <w:t>Advocacy North</w:t>
      </w:r>
      <w:r>
        <w:rPr>
          <w:rFonts w:ascii="Arial" w:eastAsia="Arial" w:hAnsi="Arial"/>
          <w:sz w:val="22"/>
        </w:rPr>
        <w:t xml:space="preserve">, which is a </w:t>
      </w:r>
      <w:r>
        <w:rPr>
          <w:rFonts w:ascii="Gautami" w:eastAsia="Gautami" w:hAnsi="Gautami"/>
          <w:sz w:val="22"/>
        </w:rPr>
        <w:t>​</w:t>
      </w:r>
      <w:r>
        <w:rPr>
          <w:rFonts w:ascii="Arial" w:eastAsia="Arial" w:hAnsi="Arial"/>
          <w:sz w:val="22"/>
        </w:rPr>
        <w:t xml:space="preserve">collaborative initiative of </w:t>
      </w:r>
      <w:r w:rsidR="00266CC1">
        <w:rPr>
          <w:rFonts w:ascii="Arial" w:eastAsia="Arial" w:hAnsi="Arial"/>
          <w:sz w:val="22"/>
        </w:rPr>
        <w:t xml:space="preserve">northern </w:t>
      </w:r>
      <w:r>
        <w:rPr>
          <w:rFonts w:ascii="Arial" w:eastAsia="Arial" w:hAnsi="Arial"/>
          <w:sz w:val="22"/>
        </w:rPr>
        <w:t>Ontario</w:t>
      </w:r>
      <w:r w:rsidR="00266CC1">
        <w:rPr>
          <w:rFonts w:ascii="Arial" w:eastAsia="Arial" w:hAnsi="Arial"/>
          <w:sz w:val="22"/>
        </w:rPr>
        <w:t>’s 11 CLCs. The ILNA</w:t>
      </w:r>
      <w:r>
        <w:rPr>
          <w:rFonts w:ascii="Arial" w:eastAsia="Arial" w:hAnsi="Arial"/>
          <w:sz w:val="22"/>
        </w:rPr>
        <w:t xml:space="preserve"> was funded by Legal Aid Ontario and the Law Foundation of Ontario.  </w:t>
      </w:r>
      <w:r w:rsidR="00A214D2" w:rsidRPr="00A214D2">
        <w:rPr>
          <w:rFonts w:ascii="Arial" w:eastAsia="Arial" w:hAnsi="Arial"/>
          <w:sz w:val="22"/>
          <w:szCs w:val="22"/>
        </w:rPr>
        <w:t>These</w:t>
      </w:r>
      <w:r w:rsidR="00266CC1">
        <w:rPr>
          <w:rFonts w:ascii="Arial" w:eastAsia="Arial" w:hAnsi="Arial"/>
          <w:sz w:val="22"/>
          <w:szCs w:val="22"/>
        </w:rPr>
        <w:t xml:space="preserve"> 11 </w:t>
      </w:r>
      <w:r w:rsidR="00A214D2" w:rsidRPr="00A214D2">
        <w:rPr>
          <w:rFonts w:ascii="Arial" w:eastAsia="Arial" w:hAnsi="Arial"/>
          <w:sz w:val="22"/>
          <w:szCs w:val="22"/>
        </w:rPr>
        <w:t xml:space="preserve">CLCs provide legal services to low-income individuals, many of whom are Indigenous community members. </w:t>
      </w:r>
      <w:r w:rsidR="003E0E63">
        <w:rPr>
          <w:rFonts w:ascii="Arial" w:eastAsia="Arial" w:hAnsi="Arial"/>
          <w:sz w:val="22"/>
        </w:rPr>
        <w:t>Community legal clinics</w:t>
      </w:r>
      <w:r w:rsidR="000A47CA">
        <w:rPr>
          <w:rFonts w:ascii="Arial" w:eastAsia="Arial" w:hAnsi="Arial"/>
          <w:sz w:val="22"/>
        </w:rPr>
        <w:t xml:space="preserve"> in Ontario</w:t>
      </w:r>
      <w:r w:rsidR="003E0E63">
        <w:rPr>
          <w:rFonts w:ascii="Arial" w:eastAsia="Arial" w:hAnsi="Arial"/>
          <w:sz w:val="22"/>
        </w:rPr>
        <w:t xml:space="preserve"> service delivery areas are divided into regions. The Northern Region (11 CLCs) extends from Bracebridge in the south to the James Bay coast in the north, east to the Quebec border and west to the Manitoba border. </w:t>
      </w:r>
    </w:p>
    <w:p w14:paraId="05F676C1" w14:textId="52C50F50" w:rsidR="003E0E63" w:rsidRDefault="003E0E63" w:rsidP="00A214D2">
      <w:pPr>
        <w:jc w:val="both"/>
        <w:rPr>
          <w:rFonts w:ascii="Arial" w:eastAsia="Arial" w:hAnsi="Arial"/>
          <w:sz w:val="22"/>
          <w:szCs w:val="22"/>
        </w:rPr>
      </w:pPr>
    </w:p>
    <w:p w14:paraId="67147FB2" w14:textId="669BE6E9" w:rsidR="00A214D2" w:rsidRPr="003A5620" w:rsidRDefault="00266CC1" w:rsidP="00A214D2">
      <w:pPr>
        <w:jc w:val="both"/>
        <w:rPr>
          <w:rFonts w:ascii="Arial" w:eastAsia="Arial" w:hAnsi="Arial"/>
          <w:sz w:val="22"/>
        </w:rPr>
      </w:pPr>
      <w:r>
        <w:rPr>
          <w:rFonts w:ascii="Arial" w:eastAsia="Arial" w:hAnsi="Arial"/>
          <w:sz w:val="22"/>
          <w:szCs w:val="22"/>
        </w:rPr>
        <w:t xml:space="preserve">Previously, </w:t>
      </w:r>
      <w:r w:rsidR="00A214D2" w:rsidRPr="00A214D2">
        <w:rPr>
          <w:rFonts w:ascii="Arial" w:eastAsia="Arial" w:hAnsi="Arial"/>
          <w:sz w:val="22"/>
          <w:szCs w:val="22"/>
        </w:rPr>
        <w:t xml:space="preserve">LAO funded a regional needs assessment that resulted in a final report in October 2015, </w:t>
      </w:r>
      <w:r w:rsidR="00A214D2" w:rsidRPr="00266CC1">
        <w:rPr>
          <w:rFonts w:ascii="Arial" w:eastAsia="Arial" w:hAnsi="Arial"/>
          <w:i/>
          <w:iCs/>
          <w:sz w:val="22"/>
          <w:szCs w:val="22"/>
        </w:rPr>
        <w:t>Northern Region Transformation Project Needs Assessment</w:t>
      </w:r>
      <w:r w:rsidR="00A214D2" w:rsidRPr="00A214D2">
        <w:rPr>
          <w:rFonts w:ascii="Arial" w:eastAsia="Arial" w:hAnsi="Arial"/>
          <w:sz w:val="22"/>
          <w:szCs w:val="22"/>
        </w:rPr>
        <w:t xml:space="preserve">, as well as a preliminary Indigenous Needs Assessment in July 2016. </w:t>
      </w:r>
      <w:r>
        <w:rPr>
          <w:rFonts w:ascii="Arial" w:eastAsia="Arial" w:hAnsi="Arial"/>
          <w:sz w:val="22"/>
          <w:szCs w:val="22"/>
        </w:rPr>
        <w:t>It was estimated that half of Ontario’s Indigenous population lives in northern Ontario. Based on this fact, i</w:t>
      </w:r>
      <w:r w:rsidR="00A214D2" w:rsidRPr="00A214D2">
        <w:rPr>
          <w:rFonts w:ascii="Arial" w:eastAsia="Arial" w:hAnsi="Arial"/>
          <w:sz w:val="22"/>
          <w:szCs w:val="22"/>
        </w:rPr>
        <w:t>t was determined that</w:t>
      </w:r>
      <w:r>
        <w:rPr>
          <w:rFonts w:ascii="Arial" w:eastAsia="Arial" w:hAnsi="Arial"/>
          <w:sz w:val="22"/>
          <w:szCs w:val="22"/>
        </w:rPr>
        <w:t xml:space="preserve"> </w:t>
      </w:r>
      <w:r w:rsidR="00A214D2" w:rsidRPr="00A214D2">
        <w:rPr>
          <w:rFonts w:ascii="Arial" w:eastAsia="Arial" w:hAnsi="Arial"/>
          <w:sz w:val="22"/>
          <w:szCs w:val="22"/>
        </w:rPr>
        <w:t>the current funding formulas at LAO underserve Indigenous peoples and do not account for the depth of poverty in Indigenous communities caused by a lack of access to transportation, basic infrastructure, essential social services, and other factors related to poverty in rural and remote Indigenous communities.</w:t>
      </w:r>
    </w:p>
    <w:p w14:paraId="1873B9B1" w14:textId="77777777" w:rsidR="00A214D2" w:rsidRPr="00A214D2" w:rsidRDefault="00A214D2" w:rsidP="00A214D2">
      <w:pPr>
        <w:rPr>
          <w:rFonts w:ascii="Arial" w:eastAsia="Arial" w:hAnsi="Arial"/>
          <w:sz w:val="22"/>
          <w:szCs w:val="22"/>
        </w:rPr>
      </w:pPr>
    </w:p>
    <w:p w14:paraId="2AA76F9A" w14:textId="1463E7AC" w:rsidR="00A214D2" w:rsidRDefault="00A214D2" w:rsidP="00A214D2">
      <w:pPr>
        <w:jc w:val="both"/>
        <w:rPr>
          <w:rFonts w:ascii="Arial" w:eastAsia="Arial" w:hAnsi="Arial"/>
          <w:sz w:val="22"/>
          <w:szCs w:val="22"/>
        </w:rPr>
      </w:pPr>
      <w:r w:rsidRPr="00A214D2">
        <w:rPr>
          <w:rFonts w:ascii="Arial" w:eastAsia="Arial" w:hAnsi="Arial"/>
          <w:sz w:val="22"/>
          <w:szCs w:val="22"/>
        </w:rPr>
        <w:t xml:space="preserve">As a result, the Northern Regional CLC's Executive Directors and board members prioritized the recommendations from the regional needs assessment </w:t>
      </w:r>
      <w:r w:rsidR="00750E32">
        <w:rPr>
          <w:rFonts w:ascii="Arial" w:eastAsia="Arial" w:hAnsi="Arial"/>
          <w:sz w:val="22"/>
          <w:szCs w:val="22"/>
        </w:rPr>
        <w:t xml:space="preserve">report </w:t>
      </w:r>
      <w:r w:rsidRPr="00A214D2">
        <w:rPr>
          <w:rFonts w:ascii="Arial" w:eastAsia="Arial" w:hAnsi="Arial"/>
          <w:sz w:val="22"/>
          <w:szCs w:val="22"/>
        </w:rPr>
        <w:t>and determined that a deeper Indigenous Legal Needs assessment is required to overcome the data limitations and service gaps, as well as identify wise practices for providing culturally appropriate service provisions for its Indigenous clients.</w:t>
      </w:r>
    </w:p>
    <w:p w14:paraId="4ADA0CA6" w14:textId="77777777" w:rsidR="003A5620" w:rsidRDefault="003A5620" w:rsidP="00A214D2">
      <w:pPr>
        <w:jc w:val="both"/>
        <w:rPr>
          <w:rFonts w:ascii="Arial" w:eastAsia="Arial" w:hAnsi="Arial"/>
          <w:sz w:val="22"/>
          <w:szCs w:val="22"/>
        </w:rPr>
      </w:pPr>
    </w:p>
    <w:p w14:paraId="4732C6F0" w14:textId="77777777" w:rsidR="003A5620" w:rsidRDefault="003A5620" w:rsidP="00A214D2">
      <w:pPr>
        <w:jc w:val="both"/>
        <w:rPr>
          <w:rFonts w:ascii="Arial" w:eastAsia="Arial" w:hAnsi="Arial"/>
          <w:sz w:val="22"/>
          <w:szCs w:val="22"/>
        </w:rPr>
      </w:pPr>
    </w:p>
    <w:p w14:paraId="5FA5CE3C" w14:textId="73B4F756" w:rsidR="00CB6C7F" w:rsidRPr="003E0E63" w:rsidRDefault="003E0E63" w:rsidP="00A214D2">
      <w:pPr>
        <w:rPr>
          <w:rFonts w:ascii="Arial" w:eastAsia="Arial" w:hAnsi="Arial"/>
          <w:i/>
          <w:iCs/>
          <w:sz w:val="22"/>
          <w:szCs w:val="22"/>
        </w:rPr>
      </w:pPr>
      <w:r w:rsidRPr="003E0E63">
        <w:rPr>
          <w:rFonts w:ascii="Arial" w:eastAsia="Arial" w:hAnsi="Arial"/>
          <w:i/>
          <w:iCs/>
          <w:sz w:val="22"/>
          <w:szCs w:val="22"/>
        </w:rPr>
        <w:t>Indigenous Legal Needs Assessment</w:t>
      </w:r>
    </w:p>
    <w:p w14:paraId="5439B1DF" w14:textId="77777777" w:rsidR="00CB6C7F" w:rsidRDefault="00CB6C7F" w:rsidP="00A214D2">
      <w:pPr>
        <w:rPr>
          <w:rFonts w:ascii="Arial" w:eastAsia="Arial" w:hAnsi="Arial"/>
          <w:sz w:val="22"/>
          <w:szCs w:val="22"/>
        </w:rPr>
      </w:pPr>
    </w:p>
    <w:p w14:paraId="31F43612" w14:textId="550FA2A6" w:rsidR="00CB6C7F" w:rsidRDefault="00CB6C7F" w:rsidP="00CB6C7F">
      <w:pPr>
        <w:ind w:firstLine="1"/>
        <w:jc w:val="both"/>
        <w:rPr>
          <w:rFonts w:ascii="Arial" w:eastAsia="Arial" w:hAnsi="Arial"/>
          <w:sz w:val="22"/>
          <w:szCs w:val="22"/>
        </w:rPr>
      </w:pPr>
      <w:r w:rsidRPr="00CB6C7F">
        <w:rPr>
          <w:rFonts w:ascii="Arial" w:eastAsia="Arial" w:hAnsi="Arial"/>
          <w:sz w:val="22"/>
          <w:szCs w:val="22"/>
        </w:rPr>
        <w:t xml:space="preserve">The purpose of this </w:t>
      </w:r>
      <w:r>
        <w:rPr>
          <w:rFonts w:ascii="Arial" w:eastAsia="Arial" w:hAnsi="Arial"/>
          <w:sz w:val="22"/>
          <w:szCs w:val="22"/>
        </w:rPr>
        <w:t>primary research</w:t>
      </w:r>
      <w:r w:rsidRPr="00CB6C7F">
        <w:rPr>
          <w:rFonts w:ascii="Arial" w:eastAsia="Arial" w:hAnsi="Arial"/>
          <w:sz w:val="22"/>
          <w:szCs w:val="22"/>
        </w:rPr>
        <w:t xml:space="preserve"> is to explore, </w:t>
      </w:r>
      <w:r w:rsidR="00F73766">
        <w:rPr>
          <w:rFonts w:ascii="Arial" w:eastAsia="Arial" w:hAnsi="Arial"/>
          <w:sz w:val="22"/>
          <w:szCs w:val="22"/>
        </w:rPr>
        <w:t>to understand better</w:t>
      </w:r>
      <w:r w:rsidRPr="00CB6C7F">
        <w:rPr>
          <w:rFonts w:ascii="Arial" w:eastAsia="Arial" w:hAnsi="Arial"/>
          <w:sz w:val="22"/>
          <w:szCs w:val="22"/>
        </w:rPr>
        <w:t xml:space="preserve">, and identify the legal needs of Indigenous peoples in northern Ontario. The </w:t>
      </w:r>
      <w:r w:rsidR="00750E32">
        <w:rPr>
          <w:rFonts w:ascii="Arial" w:eastAsia="Arial" w:hAnsi="Arial"/>
          <w:sz w:val="22"/>
          <w:szCs w:val="22"/>
        </w:rPr>
        <w:t>n</w:t>
      </w:r>
      <w:r w:rsidRPr="00CB6C7F">
        <w:rPr>
          <w:rFonts w:ascii="Arial" w:eastAsia="Arial" w:hAnsi="Arial"/>
          <w:sz w:val="22"/>
          <w:szCs w:val="22"/>
        </w:rPr>
        <w:t xml:space="preserve">orthern </w:t>
      </w:r>
      <w:r w:rsidR="00750E32">
        <w:rPr>
          <w:rFonts w:ascii="Arial" w:eastAsia="Arial" w:hAnsi="Arial"/>
          <w:sz w:val="22"/>
          <w:szCs w:val="22"/>
        </w:rPr>
        <w:t>CLC</w:t>
      </w:r>
      <w:r w:rsidRPr="00CB6C7F">
        <w:rPr>
          <w:rFonts w:ascii="Arial" w:eastAsia="Arial" w:hAnsi="Arial"/>
          <w:sz w:val="22"/>
          <w:szCs w:val="22"/>
        </w:rPr>
        <w:t>s have identified th</w:t>
      </w:r>
      <w:r w:rsidR="00750E32">
        <w:rPr>
          <w:rFonts w:ascii="Arial" w:eastAsia="Arial" w:hAnsi="Arial"/>
          <w:sz w:val="22"/>
          <w:szCs w:val="22"/>
        </w:rPr>
        <w:t>ree overall</w:t>
      </w:r>
      <w:r w:rsidRPr="00CB6C7F">
        <w:rPr>
          <w:rFonts w:ascii="Arial" w:eastAsia="Arial" w:hAnsi="Arial"/>
          <w:sz w:val="22"/>
          <w:szCs w:val="22"/>
        </w:rPr>
        <w:t xml:space="preserve"> goals for further research with Indigenous peoples:</w:t>
      </w:r>
    </w:p>
    <w:p w14:paraId="63BE209D" w14:textId="77777777" w:rsidR="00CB6C7F" w:rsidRDefault="00CB6C7F" w:rsidP="00CB6C7F">
      <w:pPr>
        <w:ind w:firstLine="1"/>
        <w:jc w:val="both"/>
        <w:rPr>
          <w:rFonts w:ascii="Arial" w:eastAsia="Arial" w:hAnsi="Arial"/>
          <w:sz w:val="22"/>
          <w:szCs w:val="22"/>
        </w:rPr>
      </w:pPr>
    </w:p>
    <w:p w14:paraId="0BDBADB9" w14:textId="77777777" w:rsidR="00CB6C7F" w:rsidRDefault="00CB6C7F" w:rsidP="00CB6C7F">
      <w:pPr>
        <w:pStyle w:val="ListParagraph"/>
        <w:numPr>
          <w:ilvl w:val="0"/>
          <w:numId w:val="4"/>
        </w:numPr>
        <w:jc w:val="both"/>
        <w:rPr>
          <w:rFonts w:ascii="Arial" w:eastAsia="Arial" w:hAnsi="Arial"/>
          <w:sz w:val="22"/>
          <w:szCs w:val="22"/>
        </w:rPr>
      </w:pPr>
      <w:r w:rsidRPr="00CB6C7F">
        <w:rPr>
          <w:rFonts w:ascii="Arial" w:eastAsia="Arial" w:hAnsi="Arial"/>
          <w:sz w:val="22"/>
          <w:szCs w:val="22"/>
        </w:rPr>
        <w:t>Addressing data limitations- building an accurate picture of poverty and poverty/clinic law needs in Indigenous communities</w:t>
      </w:r>
    </w:p>
    <w:p w14:paraId="553C5D3A" w14:textId="77777777" w:rsidR="00CB6C7F" w:rsidRDefault="00CB6C7F" w:rsidP="00CB6C7F">
      <w:pPr>
        <w:pStyle w:val="ListParagraph"/>
        <w:numPr>
          <w:ilvl w:val="0"/>
          <w:numId w:val="4"/>
        </w:numPr>
        <w:jc w:val="both"/>
        <w:rPr>
          <w:rFonts w:ascii="Arial" w:eastAsia="Arial" w:hAnsi="Arial"/>
          <w:sz w:val="22"/>
          <w:szCs w:val="22"/>
        </w:rPr>
      </w:pPr>
      <w:r w:rsidRPr="00CB6C7F">
        <w:rPr>
          <w:rFonts w:ascii="Arial" w:eastAsia="Arial" w:hAnsi="Arial"/>
          <w:sz w:val="22"/>
          <w:szCs w:val="22"/>
        </w:rPr>
        <w:t>Exploring the role of Indigenous languages and cultural interpretation in effective service delivery</w:t>
      </w:r>
    </w:p>
    <w:p w14:paraId="42137DF3" w14:textId="1B8BD771" w:rsidR="00CB6C7F" w:rsidRPr="00CB6C7F" w:rsidRDefault="00CB6C7F" w:rsidP="00CB6C7F">
      <w:pPr>
        <w:pStyle w:val="ListParagraph"/>
        <w:numPr>
          <w:ilvl w:val="0"/>
          <w:numId w:val="4"/>
        </w:numPr>
        <w:jc w:val="both"/>
        <w:rPr>
          <w:rFonts w:ascii="Arial" w:eastAsia="Arial" w:hAnsi="Arial"/>
          <w:sz w:val="22"/>
          <w:szCs w:val="22"/>
        </w:rPr>
      </w:pPr>
      <w:r w:rsidRPr="00CB6C7F">
        <w:rPr>
          <w:rFonts w:ascii="Arial" w:eastAsia="Arial" w:hAnsi="Arial"/>
          <w:sz w:val="22"/>
          <w:szCs w:val="22"/>
        </w:rPr>
        <w:t>Gathering wise practices, gaps in resources and services, and pointing the way forward for</w:t>
      </w:r>
      <w:r>
        <w:rPr>
          <w:rFonts w:ascii="Arial" w:eastAsia="Arial" w:hAnsi="Arial"/>
          <w:sz w:val="22"/>
          <w:szCs w:val="22"/>
        </w:rPr>
        <w:t xml:space="preserve"> </w:t>
      </w:r>
      <w:r w:rsidRPr="00CB6C7F">
        <w:rPr>
          <w:rFonts w:ascii="Arial" w:eastAsia="Arial" w:hAnsi="Arial"/>
          <w:sz w:val="22"/>
          <w:szCs w:val="22"/>
        </w:rPr>
        <w:t>Northern legal clinics</w:t>
      </w:r>
    </w:p>
    <w:p w14:paraId="5323CF64" w14:textId="77777777" w:rsidR="00CB6C7F" w:rsidRPr="00CB6C7F" w:rsidRDefault="00CB6C7F" w:rsidP="00CB6C7F">
      <w:pPr>
        <w:rPr>
          <w:rFonts w:ascii="Arial" w:eastAsia="Arial" w:hAnsi="Arial"/>
          <w:sz w:val="22"/>
          <w:szCs w:val="22"/>
        </w:rPr>
      </w:pPr>
    </w:p>
    <w:p w14:paraId="1FD8025A" w14:textId="4C2A2734" w:rsidR="00CB6C7F" w:rsidRPr="00CB6C7F" w:rsidRDefault="00CB6C7F" w:rsidP="00CB6C7F">
      <w:pPr>
        <w:jc w:val="both"/>
        <w:rPr>
          <w:rFonts w:ascii="Arial" w:eastAsia="Arial" w:hAnsi="Arial"/>
          <w:sz w:val="22"/>
          <w:szCs w:val="22"/>
        </w:rPr>
      </w:pPr>
      <w:r>
        <w:rPr>
          <w:rFonts w:ascii="Arial" w:eastAsia="Arial" w:hAnsi="Arial"/>
          <w:sz w:val="22"/>
          <w:szCs w:val="22"/>
        </w:rPr>
        <w:t>The first goal is addressed in a separate report</w:t>
      </w:r>
      <w:r w:rsidRPr="00CB6C7F">
        <w:rPr>
          <w:rFonts w:ascii="Arial" w:eastAsia="Arial" w:hAnsi="Arial"/>
          <w:i/>
          <w:iCs/>
          <w:sz w:val="22"/>
          <w:szCs w:val="22"/>
        </w:rPr>
        <w:t>, CLCs Indigenous Community Profiles and Population</w:t>
      </w:r>
      <w:r>
        <w:rPr>
          <w:rFonts w:ascii="Arial" w:eastAsia="Arial" w:hAnsi="Arial"/>
          <w:sz w:val="22"/>
          <w:szCs w:val="22"/>
        </w:rPr>
        <w:t>. The second and third goal was addressed through CLC engagement sessions with the aim</w:t>
      </w:r>
      <w:r w:rsidRPr="00CB6C7F">
        <w:rPr>
          <w:rFonts w:ascii="Arial" w:eastAsia="Arial" w:hAnsi="Arial"/>
          <w:sz w:val="22"/>
          <w:szCs w:val="22"/>
        </w:rPr>
        <w:t xml:space="preserve"> </w:t>
      </w:r>
      <w:r>
        <w:rPr>
          <w:rFonts w:ascii="Arial" w:eastAsia="Arial" w:hAnsi="Arial"/>
          <w:sz w:val="22"/>
          <w:szCs w:val="22"/>
        </w:rPr>
        <w:t>of gaining</w:t>
      </w:r>
      <w:r w:rsidRPr="00CB6C7F">
        <w:rPr>
          <w:rFonts w:ascii="Arial" w:eastAsia="Arial" w:hAnsi="Arial"/>
          <w:sz w:val="22"/>
          <w:szCs w:val="22"/>
        </w:rPr>
        <w:t xml:space="preserve"> a greater understanding of the poverty-law needs of Indigenous Peoples, both on- and off-reserves. The information obtained will help identify the legal needs of Indigenous people to better target existing resources, explore internal and collective organizational changes, and form the basis for seeking </w:t>
      </w:r>
      <w:r>
        <w:rPr>
          <w:rFonts w:ascii="Arial" w:eastAsia="Arial" w:hAnsi="Arial"/>
          <w:sz w:val="22"/>
          <w:szCs w:val="22"/>
        </w:rPr>
        <w:t>Indigenous-specific resources</w:t>
      </w:r>
      <w:r w:rsidRPr="00CB6C7F">
        <w:rPr>
          <w:rFonts w:ascii="Arial" w:eastAsia="Arial" w:hAnsi="Arial"/>
          <w:sz w:val="22"/>
          <w:szCs w:val="22"/>
        </w:rPr>
        <w:t xml:space="preserve"> for service enhancements from Legal Aid Ontario and other sources.</w:t>
      </w:r>
    </w:p>
    <w:p w14:paraId="21A7805D" w14:textId="77777777" w:rsidR="00CB6C7F" w:rsidRDefault="00CB6C7F" w:rsidP="00CB6C7F">
      <w:pPr>
        <w:rPr>
          <w:rFonts w:ascii="Arial" w:eastAsia="Arial" w:hAnsi="Arial"/>
          <w:sz w:val="22"/>
          <w:szCs w:val="22"/>
        </w:rPr>
      </w:pPr>
    </w:p>
    <w:p w14:paraId="6C3FDFA2" w14:textId="67F91D22" w:rsidR="003E0E63" w:rsidRPr="00FB1A0F" w:rsidRDefault="00FB1A0F" w:rsidP="00FB1A0F">
      <w:pPr>
        <w:jc w:val="both"/>
        <w:rPr>
          <w:rFonts w:ascii="Arial" w:eastAsia="Arial" w:hAnsi="Arial"/>
          <w:sz w:val="22"/>
        </w:rPr>
      </w:pPr>
      <w:r>
        <w:rPr>
          <w:rFonts w:ascii="Arial" w:eastAsia="Arial" w:hAnsi="Arial"/>
          <w:sz w:val="22"/>
        </w:rPr>
        <w:t>To date, there has not been a comprehensive assessment of Indigenous legal needs in Canada, nor one for Ontario. There have been many insightful commentary and analyses on criminal law and family law as it relates to Indigenous Peoples, but there exists no real assessment of the unmet legal needs of Ontario’s Indigenous Peoples living in poverty. This ILNA may very well be the first in-depth examination of the legal needs of Indigenous peoples in northern Ontario.</w:t>
      </w:r>
    </w:p>
    <w:p w14:paraId="63FB1EA5" w14:textId="77777777" w:rsidR="00BF0226" w:rsidRDefault="00BF0226" w:rsidP="00CB6C7F">
      <w:pPr>
        <w:rPr>
          <w:rFonts w:ascii="Arial" w:eastAsia="Arial" w:hAnsi="Arial"/>
          <w:sz w:val="22"/>
          <w:szCs w:val="22"/>
        </w:rPr>
      </w:pPr>
    </w:p>
    <w:p w14:paraId="73C37BC8" w14:textId="77777777" w:rsidR="00F73766" w:rsidRDefault="00F73766" w:rsidP="00CB6C7F">
      <w:pPr>
        <w:rPr>
          <w:rFonts w:ascii="Arial" w:eastAsia="Arial" w:hAnsi="Arial"/>
          <w:b/>
          <w:bCs/>
          <w:sz w:val="24"/>
          <w:szCs w:val="24"/>
        </w:rPr>
      </w:pPr>
    </w:p>
    <w:p w14:paraId="51EDC265" w14:textId="77777777" w:rsidR="00F73766" w:rsidRDefault="00F73766" w:rsidP="00CB6C7F">
      <w:pPr>
        <w:rPr>
          <w:rFonts w:ascii="Arial" w:eastAsia="Arial" w:hAnsi="Arial"/>
          <w:b/>
          <w:bCs/>
          <w:sz w:val="24"/>
          <w:szCs w:val="24"/>
        </w:rPr>
      </w:pPr>
    </w:p>
    <w:p w14:paraId="5394B816" w14:textId="2D708D69" w:rsidR="00BF0226" w:rsidRPr="003E0E63" w:rsidRDefault="00BF0226" w:rsidP="00CB6C7F">
      <w:pPr>
        <w:rPr>
          <w:rFonts w:ascii="Arial" w:eastAsia="Arial" w:hAnsi="Arial"/>
          <w:b/>
          <w:bCs/>
          <w:sz w:val="24"/>
          <w:szCs w:val="24"/>
        </w:rPr>
      </w:pPr>
      <w:r w:rsidRPr="003E0E63">
        <w:rPr>
          <w:rFonts w:ascii="Arial" w:eastAsia="Arial" w:hAnsi="Arial"/>
          <w:b/>
          <w:bCs/>
          <w:sz w:val="24"/>
          <w:szCs w:val="24"/>
        </w:rPr>
        <w:t xml:space="preserve">PART 3 – </w:t>
      </w:r>
      <w:r w:rsidR="00FB1A0F">
        <w:rPr>
          <w:rFonts w:ascii="Arial" w:eastAsia="Arial" w:hAnsi="Arial"/>
          <w:b/>
          <w:bCs/>
          <w:sz w:val="24"/>
          <w:szCs w:val="24"/>
        </w:rPr>
        <w:t>Indigenous</w:t>
      </w:r>
      <w:r w:rsidRPr="003E0E63">
        <w:rPr>
          <w:rFonts w:ascii="Arial" w:eastAsia="Arial" w:hAnsi="Arial"/>
          <w:b/>
          <w:bCs/>
          <w:sz w:val="24"/>
          <w:szCs w:val="24"/>
        </w:rPr>
        <w:t xml:space="preserve"> Approach and</w:t>
      </w:r>
      <w:r w:rsidR="00FB1A0F">
        <w:rPr>
          <w:rFonts w:ascii="Arial" w:eastAsia="Arial" w:hAnsi="Arial"/>
          <w:b/>
          <w:bCs/>
          <w:sz w:val="24"/>
          <w:szCs w:val="24"/>
        </w:rPr>
        <w:t xml:space="preserve"> Research</w:t>
      </w:r>
      <w:r w:rsidRPr="003E0E63">
        <w:rPr>
          <w:rFonts w:ascii="Arial" w:eastAsia="Arial" w:hAnsi="Arial"/>
          <w:b/>
          <w:bCs/>
          <w:sz w:val="24"/>
          <w:szCs w:val="24"/>
        </w:rPr>
        <w:t xml:space="preserve"> Methodology</w:t>
      </w:r>
    </w:p>
    <w:p w14:paraId="5D06C3A2" w14:textId="77777777" w:rsidR="00BF0226" w:rsidRDefault="00BF0226" w:rsidP="00CB6C7F">
      <w:pPr>
        <w:rPr>
          <w:rFonts w:ascii="Arial" w:eastAsia="Arial" w:hAnsi="Arial"/>
          <w:sz w:val="22"/>
          <w:szCs w:val="22"/>
        </w:rPr>
      </w:pPr>
    </w:p>
    <w:p w14:paraId="00B846D2" w14:textId="11D0DC61" w:rsidR="00BF0226" w:rsidRDefault="00BF0226" w:rsidP="00BF0226">
      <w:pPr>
        <w:jc w:val="both"/>
        <w:rPr>
          <w:rFonts w:ascii="Arial" w:eastAsia="Arial" w:hAnsi="Arial"/>
          <w:sz w:val="22"/>
          <w:szCs w:val="22"/>
        </w:rPr>
      </w:pPr>
      <w:r w:rsidRPr="00BF0226">
        <w:rPr>
          <w:rFonts w:ascii="Arial" w:eastAsia="Arial" w:hAnsi="Arial"/>
          <w:sz w:val="22"/>
          <w:szCs w:val="22"/>
        </w:rPr>
        <w:t>Although Indigenous communities have become increasingly involved in research projects intended to benefit them, many research approaches still do not include the local community in all phases of the research process</w:t>
      </w:r>
      <w:r>
        <w:rPr>
          <w:rFonts w:ascii="Arial" w:eastAsia="Arial" w:hAnsi="Arial"/>
          <w:sz w:val="22"/>
          <w:szCs w:val="22"/>
        </w:rPr>
        <w:t>.</w:t>
      </w:r>
      <w:r>
        <w:rPr>
          <w:rStyle w:val="FootnoteReference"/>
          <w:rFonts w:ascii="Arial" w:eastAsia="Arial" w:hAnsi="Arial"/>
          <w:sz w:val="22"/>
          <w:szCs w:val="22"/>
        </w:rPr>
        <w:footnoteReference w:id="9"/>
      </w:r>
      <w:r w:rsidR="003A5620">
        <w:rPr>
          <w:rFonts w:ascii="Arial" w:eastAsia="Arial" w:hAnsi="Arial"/>
          <w:sz w:val="22"/>
          <w:szCs w:val="22"/>
        </w:rPr>
        <w:t xml:space="preserve"> </w:t>
      </w:r>
      <w:r w:rsidRPr="00BF0226">
        <w:rPr>
          <w:rFonts w:ascii="Arial" w:eastAsia="Arial" w:hAnsi="Arial"/>
          <w:sz w:val="22"/>
          <w:szCs w:val="22"/>
        </w:rPr>
        <w:t>Of particular significance is Indigenous Peoples’ experiences with the justice system. Western evidence-based programs are ill-suited to account for historical trauma in relation to</w:t>
      </w:r>
      <w:r w:rsidR="003E0E63">
        <w:rPr>
          <w:rFonts w:ascii="Arial" w:eastAsia="Arial" w:hAnsi="Arial"/>
          <w:sz w:val="22"/>
          <w:szCs w:val="22"/>
        </w:rPr>
        <w:t xml:space="preserve"> </w:t>
      </w:r>
      <w:r w:rsidRPr="00BF0226">
        <w:rPr>
          <w:rFonts w:ascii="Arial" w:eastAsia="Arial" w:hAnsi="Arial"/>
          <w:sz w:val="22"/>
          <w:szCs w:val="22"/>
        </w:rPr>
        <w:t xml:space="preserve">Indigenous </w:t>
      </w:r>
      <w:r w:rsidR="003E0E63">
        <w:rPr>
          <w:rFonts w:ascii="Arial" w:eastAsia="Arial" w:hAnsi="Arial"/>
          <w:sz w:val="22"/>
          <w:szCs w:val="22"/>
        </w:rPr>
        <w:t>Peoples’ identity, language, and culture</w:t>
      </w:r>
      <w:r w:rsidRPr="00BF0226">
        <w:rPr>
          <w:rFonts w:ascii="Arial" w:eastAsia="Arial" w:hAnsi="Arial"/>
          <w:sz w:val="22"/>
          <w:szCs w:val="22"/>
        </w:rPr>
        <w:t xml:space="preserve">. </w:t>
      </w:r>
      <w:r w:rsidR="003E0E63" w:rsidRPr="00BF0226">
        <w:rPr>
          <w:rFonts w:ascii="Arial" w:eastAsia="Arial" w:hAnsi="Arial"/>
          <w:sz w:val="22"/>
          <w:szCs w:val="22"/>
        </w:rPr>
        <w:t>Accordingly</w:t>
      </w:r>
      <w:r w:rsidRPr="00BF0226">
        <w:rPr>
          <w:rFonts w:ascii="Arial" w:eastAsia="Arial" w:hAnsi="Arial"/>
          <w:sz w:val="22"/>
          <w:szCs w:val="22"/>
        </w:rPr>
        <w:t>, th</w:t>
      </w:r>
      <w:r w:rsidR="003E0E63">
        <w:rPr>
          <w:rFonts w:ascii="Arial" w:eastAsia="Arial" w:hAnsi="Arial"/>
          <w:sz w:val="22"/>
          <w:szCs w:val="22"/>
        </w:rPr>
        <w:t>e</w:t>
      </w:r>
      <w:r w:rsidRPr="00BF0226">
        <w:rPr>
          <w:rFonts w:ascii="Arial" w:eastAsia="Arial" w:hAnsi="Arial"/>
          <w:sz w:val="22"/>
          <w:szCs w:val="22"/>
        </w:rPr>
        <w:t xml:space="preserve"> Indigenous Legal Needs Assessment project </w:t>
      </w:r>
      <w:r w:rsidR="003E0E63">
        <w:rPr>
          <w:rFonts w:ascii="Arial" w:eastAsia="Arial" w:hAnsi="Arial"/>
          <w:sz w:val="22"/>
          <w:szCs w:val="22"/>
        </w:rPr>
        <w:t>used</w:t>
      </w:r>
      <w:r w:rsidRPr="00BF0226">
        <w:rPr>
          <w:rFonts w:ascii="Arial" w:eastAsia="Arial" w:hAnsi="Arial"/>
          <w:sz w:val="22"/>
          <w:szCs w:val="22"/>
        </w:rPr>
        <w:t xml:space="preserve"> a Community-Based Participatory Research (CBPR)</w:t>
      </w:r>
      <w:r w:rsidR="008D0E92">
        <w:rPr>
          <w:rFonts w:ascii="Arial" w:eastAsia="Arial" w:hAnsi="Arial"/>
          <w:sz w:val="22"/>
          <w:szCs w:val="22"/>
        </w:rPr>
        <w:t xml:space="preserve"> </w:t>
      </w:r>
      <w:r w:rsidRPr="00BF0226">
        <w:rPr>
          <w:rFonts w:ascii="Arial" w:eastAsia="Arial" w:hAnsi="Arial"/>
          <w:sz w:val="22"/>
          <w:szCs w:val="22"/>
        </w:rPr>
        <w:t>model combined with the principles and processes of the Tri-Council Policy Statement.</w:t>
      </w:r>
      <w:r w:rsidR="008D0E92">
        <w:rPr>
          <w:rStyle w:val="FootnoteReference"/>
          <w:rFonts w:ascii="Arial" w:eastAsia="Arial" w:hAnsi="Arial"/>
          <w:sz w:val="22"/>
          <w:szCs w:val="22"/>
        </w:rPr>
        <w:footnoteReference w:id="10"/>
      </w:r>
      <w:r w:rsidRPr="00BF0226">
        <w:rPr>
          <w:rFonts w:ascii="Arial" w:eastAsia="Arial" w:hAnsi="Arial"/>
          <w:sz w:val="22"/>
          <w:szCs w:val="22"/>
        </w:rPr>
        <w:t xml:space="preserve"> The TCPS2 guides researchers with ethical considerations when engaging with Indigenous Peoples and encourages maximum participation of Indigenous Peoples whenever possible.</w:t>
      </w:r>
    </w:p>
    <w:p w14:paraId="08804735" w14:textId="77777777" w:rsidR="003A5620" w:rsidRDefault="003A5620" w:rsidP="00BF0226">
      <w:pPr>
        <w:jc w:val="both"/>
        <w:rPr>
          <w:rFonts w:ascii="Arial" w:eastAsia="Arial" w:hAnsi="Arial"/>
          <w:sz w:val="22"/>
          <w:szCs w:val="22"/>
        </w:rPr>
      </w:pPr>
    </w:p>
    <w:p w14:paraId="40345595" w14:textId="5BE73168" w:rsidR="00FB1A0F" w:rsidRDefault="00FB1A0F" w:rsidP="00FB1A0F">
      <w:pPr>
        <w:jc w:val="both"/>
        <w:rPr>
          <w:rFonts w:ascii="Arial" w:eastAsia="Arial" w:hAnsi="Arial"/>
          <w:sz w:val="22"/>
        </w:rPr>
      </w:pPr>
      <w:r>
        <w:rPr>
          <w:rFonts w:ascii="Arial" w:eastAsia="Arial" w:hAnsi="Arial"/>
          <w:sz w:val="22"/>
        </w:rPr>
        <w:t xml:space="preserve">The Indigenous outreach and logistics were supported and overseen by the ILNA’s Leadership Panel. The Leadership Panel ensured that ILNA’s ultimate aim was to benefit Indigenous peoples in northern Ontario by improving Indigenous access to legal services as well as to inform culturally appropriate and culturally safe service delivery. With those </w:t>
      </w:r>
      <w:r w:rsidR="000A47CA">
        <w:rPr>
          <w:rFonts w:ascii="Arial" w:eastAsia="Arial" w:hAnsi="Arial"/>
          <w:sz w:val="22"/>
        </w:rPr>
        <w:t>goals</w:t>
      </w:r>
      <w:r>
        <w:rPr>
          <w:rFonts w:ascii="Arial" w:eastAsia="Arial" w:hAnsi="Arial"/>
          <w:sz w:val="22"/>
        </w:rPr>
        <w:t xml:space="preserve"> in mind, the</w:t>
      </w:r>
      <w:r w:rsidR="000A47CA">
        <w:rPr>
          <w:rFonts w:ascii="Arial" w:eastAsia="Arial" w:hAnsi="Arial"/>
          <w:sz w:val="22"/>
        </w:rPr>
        <w:t xml:space="preserve"> CLCs’ Indigenous clients’</w:t>
      </w:r>
      <w:r>
        <w:rPr>
          <w:rFonts w:ascii="Arial" w:eastAsia="Arial" w:hAnsi="Arial"/>
          <w:sz w:val="22"/>
        </w:rPr>
        <w:t xml:space="preserve"> involvement, input, and insights </w:t>
      </w:r>
      <w:r w:rsidR="00890D3C">
        <w:rPr>
          <w:rFonts w:ascii="Arial" w:eastAsia="Arial" w:hAnsi="Arial"/>
          <w:sz w:val="22"/>
        </w:rPr>
        <w:t xml:space="preserve">for the </w:t>
      </w:r>
      <w:r>
        <w:rPr>
          <w:rFonts w:ascii="Arial" w:eastAsia="Arial" w:hAnsi="Arial"/>
          <w:sz w:val="22"/>
        </w:rPr>
        <w:t>engagement sessions</w:t>
      </w:r>
      <w:r w:rsidR="000A47CA">
        <w:rPr>
          <w:rFonts w:ascii="Arial" w:eastAsia="Arial" w:hAnsi="Arial"/>
          <w:sz w:val="22"/>
        </w:rPr>
        <w:t xml:space="preserve"> </w:t>
      </w:r>
      <w:r w:rsidR="00890D3C">
        <w:rPr>
          <w:rFonts w:ascii="Arial" w:eastAsia="Arial" w:hAnsi="Arial"/>
          <w:sz w:val="22"/>
        </w:rPr>
        <w:t>were</w:t>
      </w:r>
      <w:r w:rsidR="000A47CA">
        <w:rPr>
          <w:rFonts w:ascii="Arial" w:eastAsia="Arial" w:hAnsi="Arial"/>
          <w:sz w:val="22"/>
        </w:rPr>
        <w:t xml:space="preserve"> paramount.</w:t>
      </w:r>
    </w:p>
    <w:p w14:paraId="77867FCC" w14:textId="32C41710" w:rsidR="00FB1A0F" w:rsidRDefault="00FB1A0F" w:rsidP="00FB1A0F">
      <w:pPr>
        <w:jc w:val="both"/>
        <w:rPr>
          <w:rFonts w:ascii="Arial" w:eastAsia="Arial" w:hAnsi="Arial"/>
          <w:sz w:val="22"/>
        </w:rPr>
      </w:pPr>
    </w:p>
    <w:p w14:paraId="7DE1B1B6" w14:textId="77777777" w:rsidR="00FB1A0F" w:rsidRDefault="00FB1A0F" w:rsidP="00FB1A0F">
      <w:pPr>
        <w:rPr>
          <w:rFonts w:ascii="Times New Roman" w:eastAsia="Times New Roman" w:hAnsi="Times New Roman"/>
        </w:rPr>
      </w:pPr>
    </w:p>
    <w:p w14:paraId="15674378" w14:textId="77777777" w:rsidR="000A47CA" w:rsidRPr="000A47CA" w:rsidRDefault="000A47CA" w:rsidP="000A47CA">
      <w:pPr>
        <w:spacing w:line="0" w:lineRule="atLeast"/>
        <w:rPr>
          <w:rFonts w:ascii="Arial" w:eastAsia="Arial" w:hAnsi="Arial"/>
          <w:bCs/>
          <w:i/>
          <w:iCs/>
          <w:sz w:val="22"/>
        </w:rPr>
      </w:pPr>
      <w:r w:rsidRPr="000A47CA">
        <w:rPr>
          <w:rFonts w:ascii="Arial" w:eastAsia="Arial" w:hAnsi="Arial"/>
          <w:bCs/>
          <w:i/>
          <w:iCs/>
          <w:sz w:val="22"/>
        </w:rPr>
        <w:t>Participants</w:t>
      </w:r>
    </w:p>
    <w:p w14:paraId="35940014" w14:textId="77777777" w:rsidR="000A47CA" w:rsidRDefault="000A47CA" w:rsidP="000A47CA">
      <w:pPr>
        <w:spacing w:line="350" w:lineRule="exact"/>
        <w:rPr>
          <w:rFonts w:ascii="Times New Roman" w:eastAsia="Times New Roman" w:hAnsi="Times New Roman"/>
        </w:rPr>
      </w:pPr>
    </w:p>
    <w:p w14:paraId="09D3BC90" w14:textId="3395DA0E" w:rsidR="000A47CA" w:rsidRDefault="000A47CA" w:rsidP="000A47CA">
      <w:pPr>
        <w:jc w:val="both"/>
        <w:rPr>
          <w:rFonts w:ascii="Arial" w:hAnsi="Arial"/>
          <w:sz w:val="22"/>
          <w:szCs w:val="22"/>
        </w:rPr>
      </w:pPr>
      <w:r w:rsidRPr="004A1B69">
        <w:rPr>
          <w:rFonts w:ascii="Arial" w:hAnsi="Arial"/>
          <w:sz w:val="22"/>
          <w:szCs w:val="22"/>
        </w:rPr>
        <w:t>To complete the ILNA, participation was requested from each of the 11</w:t>
      </w:r>
      <w:r>
        <w:rPr>
          <w:rFonts w:ascii="Arial" w:hAnsi="Arial"/>
          <w:sz w:val="22"/>
          <w:szCs w:val="22"/>
        </w:rPr>
        <w:t xml:space="preserve"> CLCs</w:t>
      </w:r>
      <w:r w:rsidRPr="004A1B69">
        <w:rPr>
          <w:rFonts w:ascii="Arial" w:hAnsi="Arial"/>
          <w:sz w:val="22"/>
          <w:szCs w:val="22"/>
        </w:rPr>
        <w:t xml:space="preserve"> in northern Ontario</w:t>
      </w:r>
      <w:r>
        <w:rPr>
          <w:rFonts w:ascii="Arial" w:hAnsi="Arial"/>
          <w:sz w:val="22"/>
          <w:szCs w:val="22"/>
        </w:rPr>
        <w:t>. D</w:t>
      </w:r>
      <w:r w:rsidRPr="004A1B69">
        <w:rPr>
          <w:rFonts w:ascii="Arial" w:hAnsi="Arial"/>
          <w:sz w:val="22"/>
          <w:szCs w:val="22"/>
        </w:rPr>
        <w:t xml:space="preserve">ue to capacity issues, not all clinics were able to participate. Table 1.0 </w:t>
      </w:r>
      <w:r>
        <w:rPr>
          <w:rFonts w:ascii="Arial" w:hAnsi="Arial"/>
          <w:sz w:val="22"/>
          <w:szCs w:val="22"/>
        </w:rPr>
        <w:t>presents</w:t>
      </w:r>
      <w:r w:rsidRPr="004A1B69">
        <w:rPr>
          <w:rFonts w:ascii="Arial" w:hAnsi="Arial"/>
          <w:sz w:val="22"/>
          <w:szCs w:val="22"/>
        </w:rPr>
        <w:t xml:space="preserve"> the clinics able to participate</w:t>
      </w:r>
      <w:r>
        <w:rPr>
          <w:rFonts w:ascii="Arial" w:hAnsi="Arial"/>
          <w:sz w:val="22"/>
          <w:szCs w:val="22"/>
        </w:rPr>
        <w:t xml:space="preserve">. </w:t>
      </w:r>
      <w:r w:rsidRPr="004A1B69">
        <w:rPr>
          <w:rFonts w:ascii="Arial" w:hAnsi="Arial"/>
          <w:sz w:val="22"/>
          <w:szCs w:val="22"/>
        </w:rPr>
        <w:t>Following the first round of engagement, 9 out of 11 of the legal clinics in northern Ontario participated in the study.</w:t>
      </w:r>
    </w:p>
    <w:p w14:paraId="1AF583C2" w14:textId="77777777" w:rsidR="000A47CA" w:rsidRDefault="000A47CA" w:rsidP="000A47CA">
      <w:pPr>
        <w:jc w:val="both"/>
        <w:rPr>
          <w:rFonts w:ascii="Arial" w:hAnsi="Arial"/>
          <w:sz w:val="22"/>
          <w:szCs w:val="22"/>
        </w:rPr>
      </w:pPr>
    </w:p>
    <w:p w14:paraId="57CC59BB" w14:textId="77777777" w:rsidR="000A47CA" w:rsidRPr="004A1B69" w:rsidRDefault="000A47CA" w:rsidP="000A47CA">
      <w:pPr>
        <w:jc w:val="center"/>
        <w:rPr>
          <w:b/>
          <w:bCs/>
          <w:i/>
          <w:iCs/>
        </w:rPr>
      </w:pPr>
      <w:r w:rsidRPr="004A1B69">
        <w:rPr>
          <w:b/>
          <w:bCs/>
          <w:i/>
          <w:iCs/>
        </w:rPr>
        <w:t xml:space="preserve"> Table </w:t>
      </w:r>
      <w:r>
        <w:rPr>
          <w:b/>
          <w:bCs/>
          <w:i/>
          <w:iCs/>
        </w:rPr>
        <w:t>1.0</w:t>
      </w:r>
    </w:p>
    <w:tbl>
      <w:tblPr>
        <w:tblpPr w:leftFromText="180" w:rightFromText="180" w:vertAnchor="text" w:horzAnchor="page" w:tblpX="2943" w:tblpY="1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1"/>
        <w:gridCol w:w="1589"/>
      </w:tblGrid>
      <w:tr w:rsidR="000A47CA" w:rsidRPr="00474128" w14:paraId="351433A6" w14:textId="77777777" w:rsidTr="008E7C09">
        <w:trPr>
          <w:trHeight w:val="283"/>
        </w:trPr>
        <w:tc>
          <w:tcPr>
            <w:tcW w:w="4611" w:type="dxa"/>
            <w:shd w:val="clear" w:color="auto" w:fill="1F3864"/>
          </w:tcPr>
          <w:p w14:paraId="559B33DF" w14:textId="77777777" w:rsidR="000A47CA" w:rsidRPr="00474128" w:rsidRDefault="000A47CA" w:rsidP="008E7C09">
            <w:pPr>
              <w:rPr>
                <w:rFonts w:ascii="Arial" w:hAnsi="Arial"/>
                <w:b/>
                <w:bCs/>
                <w:sz w:val="22"/>
                <w:szCs w:val="22"/>
              </w:rPr>
            </w:pPr>
            <w:r w:rsidRPr="00474128">
              <w:rPr>
                <w:rFonts w:ascii="Arial" w:hAnsi="Arial"/>
                <w:b/>
                <w:bCs/>
                <w:sz w:val="22"/>
                <w:szCs w:val="22"/>
              </w:rPr>
              <w:t>Clinic</w:t>
            </w:r>
          </w:p>
        </w:tc>
        <w:tc>
          <w:tcPr>
            <w:tcW w:w="1589" w:type="dxa"/>
            <w:shd w:val="clear" w:color="auto" w:fill="1F3864"/>
          </w:tcPr>
          <w:p w14:paraId="3E21E327" w14:textId="77777777" w:rsidR="000A47CA" w:rsidRPr="00474128" w:rsidRDefault="000A47CA" w:rsidP="008E7C09">
            <w:pPr>
              <w:jc w:val="center"/>
              <w:rPr>
                <w:rFonts w:ascii="Arial" w:hAnsi="Arial"/>
                <w:b/>
                <w:bCs/>
                <w:sz w:val="22"/>
                <w:szCs w:val="22"/>
              </w:rPr>
            </w:pPr>
            <w:r w:rsidRPr="00474128">
              <w:rPr>
                <w:rFonts w:ascii="Arial" w:hAnsi="Arial"/>
                <w:b/>
                <w:bCs/>
                <w:sz w:val="22"/>
                <w:szCs w:val="22"/>
              </w:rPr>
              <w:t>Participation</w:t>
            </w:r>
          </w:p>
        </w:tc>
      </w:tr>
      <w:tr w:rsidR="000A47CA" w:rsidRPr="00474128" w14:paraId="5896156E" w14:textId="77777777" w:rsidTr="008E7C09">
        <w:trPr>
          <w:trHeight w:val="283"/>
        </w:trPr>
        <w:tc>
          <w:tcPr>
            <w:tcW w:w="4611" w:type="dxa"/>
            <w:shd w:val="clear" w:color="auto" w:fill="auto"/>
            <w:vAlign w:val="bottom"/>
          </w:tcPr>
          <w:p w14:paraId="630E3108"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Algoma Community Legal Clinic</w:t>
            </w:r>
          </w:p>
        </w:tc>
        <w:tc>
          <w:tcPr>
            <w:tcW w:w="1589" w:type="dxa"/>
            <w:shd w:val="clear" w:color="auto" w:fill="auto"/>
          </w:tcPr>
          <w:p w14:paraId="327BF5EB"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67A93F5F" w14:textId="77777777" w:rsidTr="008E7C09">
        <w:trPr>
          <w:trHeight w:val="283"/>
        </w:trPr>
        <w:tc>
          <w:tcPr>
            <w:tcW w:w="4611" w:type="dxa"/>
            <w:shd w:val="clear" w:color="auto" w:fill="auto"/>
            <w:vAlign w:val="bottom"/>
          </w:tcPr>
          <w:p w14:paraId="10C10DBB"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Elliot Lake &amp; North Shore Community Legal Clinic</w:t>
            </w:r>
          </w:p>
        </w:tc>
        <w:tc>
          <w:tcPr>
            <w:tcW w:w="1589" w:type="dxa"/>
            <w:shd w:val="clear" w:color="auto" w:fill="auto"/>
          </w:tcPr>
          <w:p w14:paraId="59388092" w14:textId="77777777" w:rsidR="000A47CA" w:rsidRPr="00474128" w:rsidRDefault="000A47CA" w:rsidP="008E7C09">
            <w:pPr>
              <w:jc w:val="center"/>
              <w:rPr>
                <w:rFonts w:ascii="Arial" w:hAnsi="Arial"/>
                <w:sz w:val="22"/>
                <w:szCs w:val="22"/>
              </w:rPr>
            </w:pPr>
            <w:r w:rsidRPr="00474128">
              <w:rPr>
                <w:rFonts w:ascii="Arial" w:hAnsi="Arial"/>
                <w:sz w:val="22"/>
                <w:szCs w:val="22"/>
              </w:rPr>
              <w:t>Declined</w:t>
            </w:r>
          </w:p>
        </w:tc>
      </w:tr>
      <w:tr w:rsidR="000A47CA" w:rsidRPr="00474128" w14:paraId="6BD0F629" w14:textId="77777777" w:rsidTr="008E7C09">
        <w:trPr>
          <w:trHeight w:val="273"/>
        </w:trPr>
        <w:tc>
          <w:tcPr>
            <w:tcW w:w="4611" w:type="dxa"/>
            <w:shd w:val="clear" w:color="auto" w:fill="auto"/>
            <w:vAlign w:val="bottom"/>
          </w:tcPr>
          <w:p w14:paraId="62F113A6"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Grand North Community Legal Clinic</w:t>
            </w:r>
          </w:p>
        </w:tc>
        <w:tc>
          <w:tcPr>
            <w:tcW w:w="1589" w:type="dxa"/>
            <w:shd w:val="clear" w:color="auto" w:fill="auto"/>
          </w:tcPr>
          <w:p w14:paraId="558BB5F9" w14:textId="77777777" w:rsidR="000A47CA" w:rsidRPr="00474128" w:rsidRDefault="000A47CA" w:rsidP="008E7C09">
            <w:pPr>
              <w:jc w:val="center"/>
              <w:rPr>
                <w:rFonts w:ascii="Arial" w:hAnsi="Arial"/>
                <w:sz w:val="22"/>
                <w:szCs w:val="22"/>
              </w:rPr>
            </w:pPr>
            <w:r w:rsidRPr="00474128">
              <w:rPr>
                <w:rFonts w:ascii="Arial" w:hAnsi="Arial"/>
                <w:sz w:val="22"/>
                <w:szCs w:val="22"/>
              </w:rPr>
              <w:t>Declined</w:t>
            </w:r>
          </w:p>
        </w:tc>
      </w:tr>
      <w:tr w:rsidR="000A47CA" w:rsidRPr="00474128" w14:paraId="06F5815C" w14:textId="77777777" w:rsidTr="008E7C09">
        <w:trPr>
          <w:trHeight w:val="283"/>
        </w:trPr>
        <w:tc>
          <w:tcPr>
            <w:tcW w:w="4611" w:type="dxa"/>
            <w:shd w:val="clear" w:color="auto" w:fill="auto"/>
            <w:vAlign w:val="bottom"/>
          </w:tcPr>
          <w:p w14:paraId="4A806187" w14:textId="77777777" w:rsidR="000A47CA" w:rsidRPr="00474128" w:rsidRDefault="000A47CA" w:rsidP="008E7C09">
            <w:pPr>
              <w:jc w:val="center"/>
              <w:rPr>
                <w:rFonts w:ascii="Arial" w:hAnsi="Arial"/>
                <w:sz w:val="22"/>
                <w:szCs w:val="22"/>
              </w:rPr>
            </w:pPr>
            <w:proofErr w:type="spellStart"/>
            <w:r w:rsidRPr="00474128">
              <w:rPr>
                <w:rFonts w:ascii="Arial" w:hAnsi="Arial"/>
                <w:color w:val="000000"/>
                <w:sz w:val="22"/>
                <w:szCs w:val="22"/>
              </w:rPr>
              <w:t>Keewaytinok</w:t>
            </w:r>
            <w:proofErr w:type="spellEnd"/>
            <w:r w:rsidRPr="00474128">
              <w:rPr>
                <w:rFonts w:ascii="Arial" w:hAnsi="Arial"/>
                <w:color w:val="000000"/>
                <w:sz w:val="22"/>
                <w:szCs w:val="22"/>
              </w:rPr>
              <w:t xml:space="preserve"> Native Legal Services</w:t>
            </w:r>
          </w:p>
        </w:tc>
        <w:tc>
          <w:tcPr>
            <w:tcW w:w="1589" w:type="dxa"/>
            <w:shd w:val="clear" w:color="auto" w:fill="auto"/>
          </w:tcPr>
          <w:p w14:paraId="3A2A61C4"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7E45706E" w14:textId="77777777" w:rsidTr="008E7C09">
        <w:trPr>
          <w:trHeight w:val="283"/>
        </w:trPr>
        <w:tc>
          <w:tcPr>
            <w:tcW w:w="4611" w:type="dxa"/>
            <w:shd w:val="clear" w:color="auto" w:fill="auto"/>
            <w:vAlign w:val="bottom"/>
          </w:tcPr>
          <w:p w14:paraId="13706225" w14:textId="77777777" w:rsidR="000A47CA" w:rsidRPr="00474128" w:rsidRDefault="000A47CA" w:rsidP="008E7C09">
            <w:pPr>
              <w:jc w:val="center"/>
              <w:rPr>
                <w:rFonts w:ascii="Arial" w:hAnsi="Arial"/>
                <w:sz w:val="22"/>
                <w:szCs w:val="22"/>
              </w:rPr>
            </w:pPr>
            <w:proofErr w:type="spellStart"/>
            <w:r w:rsidRPr="00474128">
              <w:rPr>
                <w:rFonts w:ascii="Arial" w:hAnsi="Arial"/>
                <w:color w:val="000000"/>
                <w:sz w:val="22"/>
                <w:szCs w:val="22"/>
              </w:rPr>
              <w:t>Kinna-aweya</w:t>
            </w:r>
            <w:proofErr w:type="spellEnd"/>
            <w:r w:rsidRPr="00474128">
              <w:rPr>
                <w:rFonts w:ascii="Arial" w:hAnsi="Arial"/>
                <w:color w:val="000000"/>
                <w:sz w:val="22"/>
                <w:szCs w:val="22"/>
              </w:rPr>
              <w:t xml:space="preserve"> Community Legal Clinic</w:t>
            </w:r>
          </w:p>
        </w:tc>
        <w:tc>
          <w:tcPr>
            <w:tcW w:w="1589" w:type="dxa"/>
            <w:shd w:val="clear" w:color="auto" w:fill="auto"/>
          </w:tcPr>
          <w:p w14:paraId="5971D000"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7AAE9662" w14:textId="77777777" w:rsidTr="008E7C09">
        <w:trPr>
          <w:trHeight w:val="283"/>
        </w:trPr>
        <w:tc>
          <w:tcPr>
            <w:tcW w:w="4611" w:type="dxa"/>
            <w:shd w:val="clear" w:color="auto" w:fill="auto"/>
            <w:vAlign w:val="bottom"/>
          </w:tcPr>
          <w:p w14:paraId="48F72365"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Lake Country Community Legal Clinic</w:t>
            </w:r>
          </w:p>
        </w:tc>
        <w:tc>
          <w:tcPr>
            <w:tcW w:w="1589" w:type="dxa"/>
            <w:shd w:val="clear" w:color="auto" w:fill="auto"/>
          </w:tcPr>
          <w:p w14:paraId="4C15C836"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13B2AA72" w14:textId="77777777" w:rsidTr="008E7C09">
        <w:trPr>
          <w:trHeight w:val="283"/>
        </w:trPr>
        <w:tc>
          <w:tcPr>
            <w:tcW w:w="4611" w:type="dxa"/>
            <w:shd w:val="clear" w:color="auto" w:fill="auto"/>
            <w:vAlign w:val="bottom"/>
          </w:tcPr>
          <w:p w14:paraId="16CC147B"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Manitoulin Community Legal Clinic</w:t>
            </w:r>
          </w:p>
        </w:tc>
        <w:tc>
          <w:tcPr>
            <w:tcW w:w="1589" w:type="dxa"/>
            <w:shd w:val="clear" w:color="auto" w:fill="auto"/>
          </w:tcPr>
          <w:p w14:paraId="2E3A754C"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49A625B5" w14:textId="77777777" w:rsidTr="008E7C09">
        <w:trPr>
          <w:trHeight w:val="283"/>
        </w:trPr>
        <w:tc>
          <w:tcPr>
            <w:tcW w:w="4611" w:type="dxa"/>
            <w:shd w:val="clear" w:color="auto" w:fill="auto"/>
            <w:vAlign w:val="bottom"/>
          </w:tcPr>
          <w:p w14:paraId="484195FB" w14:textId="77777777" w:rsidR="000A47CA" w:rsidRPr="00474128" w:rsidRDefault="000A47CA" w:rsidP="008E7C09">
            <w:pPr>
              <w:jc w:val="center"/>
              <w:rPr>
                <w:rFonts w:ascii="Arial" w:hAnsi="Arial"/>
                <w:sz w:val="22"/>
                <w:szCs w:val="22"/>
              </w:rPr>
            </w:pPr>
            <w:proofErr w:type="spellStart"/>
            <w:r w:rsidRPr="00474128">
              <w:rPr>
                <w:rFonts w:ascii="Arial" w:hAnsi="Arial"/>
                <w:color w:val="000000"/>
                <w:sz w:val="22"/>
                <w:szCs w:val="22"/>
              </w:rPr>
              <w:t>Nippsing</w:t>
            </w:r>
            <w:proofErr w:type="spellEnd"/>
            <w:r w:rsidRPr="00474128">
              <w:rPr>
                <w:rFonts w:ascii="Arial" w:hAnsi="Arial"/>
                <w:color w:val="000000"/>
                <w:sz w:val="22"/>
                <w:szCs w:val="22"/>
              </w:rPr>
              <w:t xml:space="preserve"> Community Legal Clinic</w:t>
            </w:r>
          </w:p>
        </w:tc>
        <w:tc>
          <w:tcPr>
            <w:tcW w:w="1589" w:type="dxa"/>
            <w:shd w:val="clear" w:color="auto" w:fill="auto"/>
          </w:tcPr>
          <w:p w14:paraId="17238B5D"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0A1FA83D" w14:textId="77777777" w:rsidTr="008E7C09">
        <w:trPr>
          <w:trHeight w:val="283"/>
        </w:trPr>
        <w:tc>
          <w:tcPr>
            <w:tcW w:w="4611" w:type="dxa"/>
            <w:shd w:val="clear" w:color="auto" w:fill="auto"/>
            <w:vAlign w:val="bottom"/>
          </w:tcPr>
          <w:p w14:paraId="06017011"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Northwest Community Legal Clinic</w:t>
            </w:r>
          </w:p>
        </w:tc>
        <w:tc>
          <w:tcPr>
            <w:tcW w:w="1589" w:type="dxa"/>
            <w:shd w:val="clear" w:color="auto" w:fill="auto"/>
          </w:tcPr>
          <w:p w14:paraId="0034F174"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2993E334" w14:textId="77777777" w:rsidTr="008E7C09">
        <w:trPr>
          <w:trHeight w:val="283"/>
        </w:trPr>
        <w:tc>
          <w:tcPr>
            <w:tcW w:w="4611" w:type="dxa"/>
            <w:shd w:val="clear" w:color="auto" w:fill="auto"/>
            <w:vAlign w:val="bottom"/>
          </w:tcPr>
          <w:p w14:paraId="7B85EF5E" w14:textId="77777777" w:rsidR="000A47CA" w:rsidRPr="00474128" w:rsidRDefault="000A47CA" w:rsidP="008E7C09">
            <w:pPr>
              <w:jc w:val="center"/>
              <w:rPr>
                <w:rFonts w:ascii="Arial" w:hAnsi="Arial"/>
                <w:sz w:val="22"/>
                <w:szCs w:val="22"/>
              </w:rPr>
            </w:pPr>
            <w:r w:rsidRPr="00474128">
              <w:rPr>
                <w:rFonts w:ascii="Arial" w:hAnsi="Arial"/>
                <w:color w:val="000000"/>
                <w:sz w:val="22"/>
                <w:szCs w:val="22"/>
              </w:rPr>
              <w:t>Sudbury Community Legal Clinic</w:t>
            </w:r>
          </w:p>
        </w:tc>
        <w:tc>
          <w:tcPr>
            <w:tcW w:w="1589" w:type="dxa"/>
            <w:shd w:val="clear" w:color="auto" w:fill="auto"/>
          </w:tcPr>
          <w:p w14:paraId="5C3CF51B"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tr w:rsidR="000A47CA" w:rsidRPr="00474128" w14:paraId="7D5E0383" w14:textId="77777777" w:rsidTr="008E7C09">
        <w:trPr>
          <w:trHeight w:val="283"/>
        </w:trPr>
        <w:tc>
          <w:tcPr>
            <w:tcW w:w="4611" w:type="dxa"/>
            <w:shd w:val="clear" w:color="auto" w:fill="auto"/>
            <w:vAlign w:val="bottom"/>
          </w:tcPr>
          <w:p w14:paraId="298005ED" w14:textId="77777777" w:rsidR="000A47CA" w:rsidRPr="00474128" w:rsidRDefault="000A47CA" w:rsidP="008E7C09">
            <w:pPr>
              <w:jc w:val="center"/>
              <w:rPr>
                <w:rFonts w:ascii="Arial" w:hAnsi="Arial"/>
                <w:sz w:val="22"/>
                <w:szCs w:val="22"/>
              </w:rPr>
            </w:pPr>
            <w:bookmarkStart w:id="3" w:name="_Hlk114747491"/>
            <w:r w:rsidRPr="00474128">
              <w:rPr>
                <w:rFonts w:ascii="Arial" w:hAnsi="Arial"/>
                <w:color w:val="000000"/>
                <w:sz w:val="22"/>
                <w:szCs w:val="22"/>
              </w:rPr>
              <w:lastRenderedPageBreak/>
              <w:t>Timmins-Temiskaming Community Legal Clinic</w:t>
            </w:r>
          </w:p>
        </w:tc>
        <w:tc>
          <w:tcPr>
            <w:tcW w:w="1589" w:type="dxa"/>
            <w:shd w:val="clear" w:color="auto" w:fill="auto"/>
          </w:tcPr>
          <w:p w14:paraId="2F702C3E" w14:textId="77777777" w:rsidR="000A47CA" w:rsidRPr="00474128" w:rsidRDefault="000A47CA" w:rsidP="008E7C09">
            <w:pPr>
              <w:jc w:val="center"/>
              <w:rPr>
                <w:rFonts w:ascii="Arial" w:hAnsi="Arial"/>
                <w:sz w:val="22"/>
                <w:szCs w:val="22"/>
              </w:rPr>
            </w:pPr>
            <w:r w:rsidRPr="00474128">
              <w:rPr>
                <w:rFonts w:ascii="Arial" w:hAnsi="Arial"/>
                <w:sz w:val="22"/>
                <w:szCs w:val="22"/>
              </w:rPr>
              <w:t>Yes</w:t>
            </w:r>
          </w:p>
        </w:tc>
      </w:tr>
      <w:bookmarkEnd w:id="3"/>
    </w:tbl>
    <w:p w14:paraId="1AB9B340" w14:textId="77777777" w:rsidR="000A47CA" w:rsidRDefault="000A47CA" w:rsidP="000A47CA">
      <w:pPr>
        <w:rPr>
          <w:ins w:id="4" w:author="Stephanie Creighton" w:date="2022-10-06T15:52:00Z"/>
          <w:rFonts w:ascii="Arial" w:hAnsi="Arial"/>
          <w:sz w:val="22"/>
          <w:szCs w:val="22"/>
        </w:rPr>
      </w:pPr>
    </w:p>
    <w:p w14:paraId="611E5F10" w14:textId="77777777" w:rsidR="000A47CA" w:rsidRDefault="000A47CA" w:rsidP="000A47CA">
      <w:pPr>
        <w:rPr>
          <w:rFonts w:ascii="Arial" w:hAnsi="Arial"/>
          <w:sz w:val="22"/>
          <w:szCs w:val="22"/>
        </w:rPr>
      </w:pPr>
    </w:p>
    <w:p w14:paraId="6531C738" w14:textId="77777777" w:rsidR="000A47CA" w:rsidRDefault="000A47CA" w:rsidP="000A47CA">
      <w:pPr>
        <w:rPr>
          <w:rFonts w:ascii="Arial" w:hAnsi="Arial"/>
          <w:sz w:val="22"/>
          <w:szCs w:val="22"/>
        </w:rPr>
      </w:pPr>
    </w:p>
    <w:p w14:paraId="41B4AA73" w14:textId="77777777" w:rsidR="000A47CA" w:rsidRDefault="000A47CA" w:rsidP="000A47CA">
      <w:pPr>
        <w:rPr>
          <w:rFonts w:ascii="Arial" w:hAnsi="Arial"/>
          <w:sz w:val="22"/>
          <w:szCs w:val="22"/>
        </w:rPr>
      </w:pPr>
    </w:p>
    <w:p w14:paraId="4AFBE853" w14:textId="77777777" w:rsidR="000A47CA" w:rsidRDefault="000A47CA" w:rsidP="000A47CA">
      <w:pPr>
        <w:rPr>
          <w:rFonts w:ascii="Arial" w:hAnsi="Arial"/>
          <w:sz w:val="22"/>
          <w:szCs w:val="22"/>
        </w:rPr>
      </w:pPr>
    </w:p>
    <w:p w14:paraId="3D0C9D3B" w14:textId="77777777" w:rsidR="000A47CA" w:rsidRDefault="000A47CA" w:rsidP="000A47CA">
      <w:pPr>
        <w:rPr>
          <w:rFonts w:ascii="Arial" w:hAnsi="Arial"/>
          <w:sz w:val="22"/>
          <w:szCs w:val="22"/>
        </w:rPr>
      </w:pPr>
    </w:p>
    <w:p w14:paraId="27F8BB8C" w14:textId="77777777" w:rsidR="000A47CA" w:rsidRDefault="000A47CA" w:rsidP="000A47CA">
      <w:pPr>
        <w:rPr>
          <w:rFonts w:ascii="Arial" w:hAnsi="Arial"/>
          <w:sz w:val="22"/>
          <w:szCs w:val="22"/>
        </w:rPr>
      </w:pPr>
    </w:p>
    <w:p w14:paraId="0C3FBEE8" w14:textId="77777777" w:rsidR="000A47CA" w:rsidRDefault="000A47CA" w:rsidP="000A47CA">
      <w:pPr>
        <w:rPr>
          <w:rFonts w:ascii="Arial" w:hAnsi="Arial"/>
          <w:sz w:val="22"/>
          <w:szCs w:val="22"/>
        </w:rPr>
      </w:pPr>
    </w:p>
    <w:p w14:paraId="048B83FB" w14:textId="77777777" w:rsidR="000A47CA" w:rsidRDefault="000A47CA" w:rsidP="000A47CA">
      <w:pPr>
        <w:rPr>
          <w:rFonts w:ascii="Arial" w:hAnsi="Arial"/>
          <w:sz w:val="22"/>
          <w:szCs w:val="22"/>
        </w:rPr>
      </w:pPr>
    </w:p>
    <w:p w14:paraId="7752E269" w14:textId="77777777" w:rsidR="000A47CA" w:rsidRDefault="000A47CA" w:rsidP="000A47CA">
      <w:pPr>
        <w:rPr>
          <w:rFonts w:ascii="Arial" w:hAnsi="Arial"/>
          <w:sz w:val="22"/>
          <w:szCs w:val="22"/>
        </w:rPr>
      </w:pPr>
    </w:p>
    <w:p w14:paraId="41C4D91F" w14:textId="77777777" w:rsidR="000A47CA" w:rsidRDefault="000A47CA" w:rsidP="000A47CA">
      <w:pPr>
        <w:rPr>
          <w:rFonts w:ascii="Arial" w:hAnsi="Arial"/>
          <w:sz w:val="22"/>
          <w:szCs w:val="22"/>
        </w:rPr>
      </w:pPr>
    </w:p>
    <w:p w14:paraId="37CA4138" w14:textId="77777777" w:rsidR="000A47CA" w:rsidRDefault="000A47CA" w:rsidP="000A47CA">
      <w:pPr>
        <w:rPr>
          <w:rFonts w:ascii="Arial" w:hAnsi="Arial"/>
          <w:sz w:val="22"/>
          <w:szCs w:val="22"/>
        </w:rPr>
      </w:pPr>
    </w:p>
    <w:p w14:paraId="6534DBB5" w14:textId="77777777" w:rsidR="000A47CA" w:rsidRDefault="000A47CA" w:rsidP="000A47CA">
      <w:pPr>
        <w:rPr>
          <w:rFonts w:ascii="Arial" w:hAnsi="Arial"/>
          <w:sz w:val="22"/>
          <w:szCs w:val="22"/>
        </w:rPr>
      </w:pPr>
    </w:p>
    <w:p w14:paraId="37DD8AD7" w14:textId="77777777" w:rsidR="000A47CA" w:rsidRDefault="000A47CA" w:rsidP="000A47CA">
      <w:pPr>
        <w:rPr>
          <w:rFonts w:ascii="Arial" w:hAnsi="Arial"/>
          <w:sz w:val="22"/>
          <w:szCs w:val="22"/>
        </w:rPr>
      </w:pPr>
    </w:p>
    <w:p w14:paraId="49243D03" w14:textId="77777777" w:rsidR="000A47CA" w:rsidRDefault="000A47CA" w:rsidP="000A47CA">
      <w:pPr>
        <w:rPr>
          <w:rFonts w:ascii="Arial" w:hAnsi="Arial"/>
          <w:sz w:val="22"/>
          <w:szCs w:val="22"/>
        </w:rPr>
      </w:pPr>
    </w:p>
    <w:p w14:paraId="0E456CF1" w14:textId="77777777" w:rsidR="000A47CA" w:rsidRDefault="000A47CA" w:rsidP="000A47CA">
      <w:pPr>
        <w:rPr>
          <w:rFonts w:ascii="Arial" w:hAnsi="Arial"/>
          <w:sz w:val="22"/>
          <w:szCs w:val="22"/>
        </w:rPr>
      </w:pPr>
    </w:p>
    <w:p w14:paraId="18710CA8" w14:textId="77777777" w:rsidR="000A47CA" w:rsidRDefault="000A47CA" w:rsidP="000A47CA">
      <w:pPr>
        <w:rPr>
          <w:rFonts w:ascii="Arial" w:hAnsi="Arial"/>
          <w:sz w:val="22"/>
          <w:szCs w:val="22"/>
        </w:rPr>
      </w:pPr>
    </w:p>
    <w:p w14:paraId="43FF37DD" w14:textId="77777777" w:rsidR="000A47CA" w:rsidRDefault="000A47CA" w:rsidP="000A47CA">
      <w:pPr>
        <w:rPr>
          <w:rFonts w:ascii="Arial" w:hAnsi="Arial"/>
          <w:sz w:val="22"/>
          <w:szCs w:val="22"/>
        </w:rPr>
      </w:pPr>
    </w:p>
    <w:p w14:paraId="310EE0EB" w14:textId="77777777" w:rsidR="000A47CA" w:rsidRPr="004A1B69" w:rsidRDefault="000A47CA" w:rsidP="000A47CA">
      <w:pPr>
        <w:jc w:val="both"/>
        <w:rPr>
          <w:rFonts w:ascii="Arial" w:hAnsi="Arial"/>
          <w:sz w:val="22"/>
          <w:szCs w:val="22"/>
          <w:highlight w:val="yellow"/>
        </w:rPr>
      </w:pPr>
      <w:r w:rsidRPr="004A1B69">
        <w:rPr>
          <w:rFonts w:ascii="Arial" w:hAnsi="Arial"/>
          <w:sz w:val="22"/>
          <w:szCs w:val="22"/>
        </w:rPr>
        <w:t xml:space="preserve">COVID-19 presented challenges </w:t>
      </w:r>
      <w:r>
        <w:rPr>
          <w:rFonts w:ascii="Arial" w:hAnsi="Arial"/>
          <w:sz w:val="22"/>
          <w:szCs w:val="22"/>
        </w:rPr>
        <w:t xml:space="preserve">in </w:t>
      </w:r>
      <w:r w:rsidRPr="004A1B69">
        <w:rPr>
          <w:rFonts w:ascii="Arial" w:hAnsi="Arial"/>
          <w:sz w:val="22"/>
          <w:szCs w:val="22"/>
        </w:rPr>
        <w:t>travelling to meet with CLC staff and clients. In-person engagement was paused until August 2022 when the final session with Timmins-Temiskaming Community Legal Clinic took place. Client participants from the Timmins-Temiskaming Community Legal Clinic were coordinated through collaboration with Keepers of the Circle, Kirkland Lake</w:t>
      </w:r>
      <w:r>
        <w:rPr>
          <w:rFonts w:ascii="Arial" w:hAnsi="Arial"/>
          <w:sz w:val="22"/>
          <w:szCs w:val="22"/>
        </w:rPr>
        <w:t xml:space="preserve">. </w:t>
      </w:r>
    </w:p>
    <w:p w14:paraId="22D763BA" w14:textId="77777777" w:rsidR="000A47CA" w:rsidRDefault="000A47CA" w:rsidP="000A47CA">
      <w:pPr>
        <w:spacing w:line="300" w:lineRule="exact"/>
        <w:rPr>
          <w:rFonts w:ascii="Times New Roman" w:eastAsia="Times New Roman" w:hAnsi="Times New Roman"/>
        </w:rPr>
      </w:pPr>
    </w:p>
    <w:p w14:paraId="3C198D91" w14:textId="77777777" w:rsidR="000A47CA" w:rsidRDefault="000A47CA" w:rsidP="000A47CA">
      <w:pPr>
        <w:spacing w:line="326" w:lineRule="auto"/>
        <w:ind w:right="20"/>
        <w:rPr>
          <w:rFonts w:ascii="Arial" w:eastAsia="Arial" w:hAnsi="Arial"/>
          <w:sz w:val="22"/>
        </w:rPr>
      </w:pPr>
      <w:r>
        <w:rPr>
          <w:rFonts w:ascii="Arial" w:eastAsia="Arial" w:hAnsi="Arial"/>
          <w:sz w:val="22"/>
        </w:rPr>
        <w:t>Participants for the ILNA were categorized into three distinct groups:</w:t>
      </w:r>
    </w:p>
    <w:p w14:paraId="3B58D9F4" w14:textId="77777777" w:rsidR="000A47CA" w:rsidRDefault="000A47CA" w:rsidP="000A47CA">
      <w:pPr>
        <w:spacing w:line="214" w:lineRule="exact"/>
        <w:rPr>
          <w:rFonts w:ascii="Times New Roman" w:eastAsia="Times New Roman" w:hAnsi="Times New Roman"/>
        </w:rPr>
      </w:pPr>
    </w:p>
    <w:p w14:paraId="5AAE3D28" w14:textId="77777777" w:rsidR="000A47CA" w:rsidRDefault="000A47CA" w:rsidP="000A47CA">
      <w:pPr>
        <w:numPr>
          <w:ilvl w:val="0"/>
          <w:numId w:val="5"/>
        </w:numPr>
        <w:tabs>
          <w:tab w:val="left" w:pos="720"/>
        </w:tabs>
        <w:spacing w:line="0" w:lineRule="atLeast"/>
        <w:ind w:left="720" w:hanging="358"/>
        <w:rPr>
          <w:rFonts w:ascii="Arial" w:eastAsia="Arial" w:hAnsi="Arial"/>
          <w:sz w:val="22"/>
        </w:rPr>
      </w:pPr>
      <w:r>
        <w:rPr>
          <w:rFonts w:ascii="Arial" w:eastAsia="Arial" w:hAnsi="Arial"/>
          <w:sz w:val="22"/>
        </w:rPr>
        <w:t>Community legal clinic Board of Directors</w:t>
      </w:r>
    </w:p>
    <w:p w14:paraId="696D075D" w14:textId="77777777" w:rsidR="000A47CA" w:rsidRDefault="000A47CA" w:rsidP="000A47CA">
      <w:pPr>
        <w:spacing w:line="47" w:lineRule="exact"/>
        <w:rPr>
          <w:rFonts w:ascii="Arial" w:eastAsia="Arial" w:hAnsi="Arial"/>
          <w:sz w:val="22"/>
        </w:rPr>
      </w:pPr>
    </w:p>
    <w:p w14:paraId="16C060D7" w14:textId="77777777" w:rsidR="000A47CA" w:rsidRDefault="000A47CA" w:rsidP="000A47CA">
      <w:pPr>
        <w:numPr>
          <w:ilvl w:val="0"/>
          <w:numId w:val="5"/>
        </w:numPr>
        <w:tabs>
          <w:tab w:val="left" w:pos="720"/>
        </w:tabs>
        <w:spacing w:line="0" w:lineRule="atLeast"/>
        <w:ind w:left="720" w:hanging="358"/>
        <w:rPr>
          <w:rFonts w:ascii="Arial" w:eastAsia="Arial" w:hAnsi="Arial"/>
          <w:sz w:val="22"/>
        </w:rPr>
      </w:pPr>
      <w:r>
        <w:rPr>
          <w:rFonts w:ascii="Arial" w:eastAsia="Arial" w:hAnsi="Arial"/>
          <w:sz w:val="22"/>
        </w:rPr>
        <w:t>Community legal clinic staff</w:t>
      </w:r>
    </w:p>
    <w:p w14:paraId="6D4FDAB7" w14:textId="77777777" w:rsidR="000A47CA" w:rsidRDefault="000A47CA" w:rsidP="000A47CA">
      <w:pPr>
        <w:spacing w:line="47" w:lineRule="exact"/>
        <w:rPr>
          <w:rFonts w:ascii="Arial" w:eastAsia="Arial" w:hAnsi="Arial"/>
          <w:sz w:val="22"/>
        </w:rPr>
      </w:pPr>
    </w:p>
    <w:p w14:paraId="2B868AAE" w14:textId="77777777" w:rsidR="000A47CA" w:rsidRDefault="000A47CA" w:rsidP="000A47CA">
      <w:pPr>
        <w:numPr>
          <w:ilvl w:val="0"/>
          <w:numId w:val="5"/>
        </w:numPr>
        <w:tabs>
          <w:tab w:val="left" w:pos="720"/>
        </w:tabs>
        <w:spacing w:line="0" w:lineRule="atLeast"/>
        <w:ind w:left="720" w:hanging="358"/>
        <w:rPr>
          <w:rFonts w:ascii="Arial" w:eastAsia="Arial" w:hAnsi="Arial"/>
          <w:sz w:val="22"/>
        </w:rPr>
      </w:pPr>
      <w:r>
        <w:rPr>
          <w:rFonts w:ascii="Arial" w:eastAsia="Arial" w:hAnsi="Arial"/>
          <w:sz w:val="22"/>
        </w:rPr>
        <w:t>Community legal clinic Indigenous clients / Indigenous community members</w:t>
      </w:r>
    </w:p>
    <w:p w14:paraId="6382F3C6" w14:textId="77777777" w:rsidR="000A47CA" w:rsidRDefault="000A47CA" w:rsidP="000A47CA">
      <w:pPr>
        <w:spacing w:line="348" w:lineRule="exact"/>
        <w:rPr>
          <w:rFonts w:ascii="Times New Roman" w:eastAsia="Times New Roman" w:hAnsi="Times New Roman"/>
        </w:rPr>
      </w:pPr>
    </w:p>
    <w:p w14:paraId="31CEE678" w14:textId="77777777" w:rsidR="000A47CA" w:rsidRDefault="000A47CA" w:rsidP="000A47CA">
      <w:pPr>
        <w:ind w:right="23"/>
        <w:jc w:val="both"/>
        <w:rPr>
          <w:rFonts w:ascii="Arial" w:eastAsia="Arial" w:hAnsi="Arial"/>
          <w:sz w:val="22"/>
        </w:rPr>
      </w:pPr>
      <w:r>
        <w:rPr>
          <w:rFonts w:ascii="Arial" w:eastAsia="Arial" w:hAnsi="Arial"/>
          <w:sz w:val="22"/>
        </w:rPr>
        <w:t>To create a culturally appropriate and safe environment for all participants to speak openly, most of these groups participated in the study separately. All participants were required to read and sign a consent form prior to partaking in the study.</w:t>
      </w:r>
    </w:p>
    <w:p w14:paraId="7866FDE1" w14:textId="77777777" w:rsidR="00FB1A0F" w:rsidRDefault="00FB1A0F" w:rsidP="00FB1A0F">
      <w:pPr>
        <w:rPr>
          <w:rFonts w:ascii="Times New Roman" w:eastAsia="Times New Roman" w:hAnsi="Times New Roman"/>
        </w:rPr>
      </w:pPr>
    </w:p>
    <w:p w14:paraId="5C8AA5F3" w14:textId="77777777" w:rsidR="003A5620" w:rsidRDefault="003A5620" w:rsidP="00BF0226">
      <w:pPr>
        <w:jc w:val="both"/>
        <w:rPr>
          <w:rFonts w:ascii="Arial" w:eastAsia="Arial" w:hAnsi="Arial"/>
          <w:sz w:val="22"/>
          <w:szCs w:val="22"/>
        </w:rPr>
      </w:pPr>
    </w:p>
    <w:p w14:paraId="336FCA58" w14:textId="77777777" w:rsidR="00890D3C" w:rsidRPr="00890D3C" w:rsidRDefault="00890D3C" w:rsidP="00890D3C">
      <w:pPr>
        <w:spacing w:line="0" w:lineRule="atLeast"/>
        <w:rPr>
          <w:rFonts w:ascii="Arial" w:eastAsia="Arial" w:hAnsi="Arial"/>
          <w:bCs/>
          <w:i/>
          <w:iCs/>
          <w:sz w:val="22"/>
        </w:rPr>
      </w:pPr>
      <w:r w:rsidRPr="00890D3C">
        <w:rPr>
          <w:rFonts w:ascii="Arial" w:eastAsia="Arial" w:hAnsi="Arial"/>
          <w:bCs/>
          <w:i/>
          <w:iCs/>
          <w:sz w:val="22"/>
        </w:rPr>
        <w:t>Procedure</w:t>
      </w:r>
    </w:p>
    <w:p w14:paraId="5BF8FBCA" w14:textId="77777777" w:rsidR="00AC2E06" w:rsidRDefault="00AC2E06" w:rsidP="00890D3C">
      <w:pPr>
        <w:jc w:val="both"/>
        <w:rPr>
          <w:rFonts w:ascii="Times New Roman" w:eastAsia="Times New Roman" w:hAnsi="Times New Roman"/>
        </w:rPr>
      </w:pPr>
    </w:p>
    <w:p w14:paraId="6DB725B8" w14:textId="239701A5" w:rsidR="00890D3C" w:rsidRDefault="00890D3C" w:rsidP="00AC2E06">
      <w:pPr>
        <w:jc w:val="both"/>
        <w:rPr>
          <w:rFonts w:ascii="Arial" w:eastAsia="Arial" w:hAnsi="Arial"/>
          <w:sz w:val="22"/>
        </w:rPr>
      </w:pPr>
      <w:r>
        <w:rPr>
          <w:rFonts w:ascii="Arial" w:eastAsia="Arial" w:hAnsi="Arial"/>
          <w:sz w:val="22"/>
        </w:rPr>
        <w:t>The researcher (interviewer/facilitator) read a cover letter outlining the research, then explained the consent form and answered all questions related to the anonymity and confidentiality of the final report. The participants were informed that all responses would not be attributed and at no time would a respondent’s name be linked to any comments in any reports or publications arising from the study.</w:t>
      </w:r>
    </w:p>
    <w:p w14:paraId="262EF9DC" w14:textId="77777777" w:rsidR="00890D3C" w:rsidRDefault="00890D3C" w:rsidP="00890D3C">
      <w:pPr>
        <w:rPr>
          <w:rFonts w:ascii="Times New Roman" w:eastAsia="Times New Roman" w:hAnsi="Times New Roman"/>
        </w:rPr>
      </w:pPr>
    </w:p>
    <w:p w14:paraId="02A1AE3C" w14:textId="4F73F6C2" w:rsidR="00890D3C" w:rsidRDefault="00890D3C" w:rsidP="00890D3C">
      <w:pPr>
        <w:ind w:right="20"/>
        <w:jc w:val="both"/>
        <w:rPr>
          <w:rFonts w:ascii="Arial" w:eastAsia="Arial" w:hAnsi="Arial"/>
          <w:sz w:val="22"/>
        </w:rPr>
      </w:pPr>
      <w:r>
        <w:rPr>
          <w:rFonts w:ascii="Arial" w:eastAsia="Arial" w:hAnsi="Arial"/>
          <w:sz w:val="22"/>
        </w:rPr>
        <w:t>Each site visit included a minimum of three separate in-person engagement sessions: 1) board members, 2) clinic staff, and 3) Indigenous clients and/or Indigenous community members. Prior to the engagement sessions, the researcher established a culturally safe environment by either inviting an Elder or using local Indigenous protocols which included prayer, smudging, or other identified cultural practices. In some cases, the researcher learned from clients and participants about culturally appropriate practices and these learnings will be carried forward into future engagement sessions.</w:t>
      </w:r>
    </w:p>
    <w:p w14:paraId="0FA5D585" w14:textId="77777777" w:rsidR="00890D3C" w:rsidRDefault="00890D3C" w:rsidP="00890D3C">
      <w:pPr>
        <w:rPr>
          <w:rFonts w:ascii="Times New Roman" w:eastAsia="Times New Roman" w:hAnsi="Times New Roman"/>
        </w:rPr>
      </w:pPr>
    </w:p>
    <w:p w14:paraId="1D97A836" w14:textId="46CBD68D" w:rsidR="00890D3C" w:rsidRDefault="00890D3C" w:rsidP="00890D3C">
      <w:pPr>
        <w:jc w:val="both"/>
        <w:rPr>
          <w:rFonts w:ascii="Arial" w:eastAsia="Arial" w:hAnsi="Arial"/>
          <w:sz w:val="22"/>
        </w:rPr>
      </w:pPr>
      <w:r>
        <w:rPr>
          <w:rFonts w:ascii="Arial" w:eastAsia="Arial" w:hAnsi="Arial"/>
          <w:sz w:val="22"/>
        </w:rPr>
        <w:t>Since the objective of the study was to gain insight into the perceptions of the Indigenous participants, a qualitative phenomenological interview design was used. While the predetermined questions were used to guide discussions, the facilitation allowed for dialogues and responses to develop organically. This style of facilitation catered to the interwoven complexities of legal clinic service provision and the existing service gaps. Responses were recorded via audio recording and note-taking by the interviewer/facilitator. These records were used to create a summary of the findings and the subsequent analysis.</w:t>
      </w:r>
    </w:p>
    <w:p w14:paraId="2D119B1C" w14:textId="77777777" w:rsidR="00890D3C" w:rsidRPr="00890D3C" w:rsidRDefault="00890D3C" w:rsidP="00890D3C">
      <w:pPr>
        <w:jc w:val="both"/>
        <w:rPr>
          <w:rFonts w:ascii="Arial" w:eastAsia="Arial" w:hAnsi="Arial"/>
          <w:i/>
          <w:iCs/>
          <w:sz w:val="22"/>
        </w:rPr>
      </w:pPr>
    </w:p>
    <w:p w14:paraId="60634541" w14:textId="77777777" w:rsidR="00890D3C" w:rsidRPr="00890D3C" w:rsidRDefault="00890D3C" w:rsidP="00890D3C">
      <w:pPr>
        <w:spacing w:line="0" w:lineRule="atLeast"/>
        <w:rPr>
          <w:rFonts w:ascii="Arial" w:eastAsia="Arial" w:hAnsi="Arial"/>
          <w:i/>
          <w:iCs/>
          <w:sz w:val="22"/>
        </w:rPr>
      </w:pPr>
      <w:r w:rsidRPr="00890D3C">
        <w:rPr>
          <w:rFonts w:ascii="Arial" w:eastAsia="Arial" w:hAnsi="Arial"/>
          <w:i/>
          <w:iCs/>
          <w:sz w:val="22"/>
        </w:rPr>
        <w:t>Board Member Engagement Sessions</w:t>
      </w:r>
    </w:p>
    <w:p w14:paraId="5B64B2DE" w14:textId="77777777" w:rsidR="00890D3C" w:rsidRDefault="00890D3C" w:rsidP="00890D3C">
      <w:pPr>
        <w:spacing w:line="325" w:lineRule="exact"/>
        <w:rPr>
          <w:rFonts w:ascii="Times New Roman" w:eastAsia="Times New Roman" w:hAnsi="Times New Roman"/>
        </w:rPr>
      </w:pPr>
    </w:p>
    <w:p w14:paraId="412EC9D6" w14:textId="1461F6D0" w:rsidR="00890D3C" w:rsidRDefault="00890D3C" w:rsidP="00890D3C">
      <w:pPr>
        <w:jc w:val="both"/>
        <w:rPr>
          <w:rFonts w:ascii="Arial" w:eastAsia="Arial" w:hAnsi="Arial"/>
          <w:color w:val="222222"/>
          <w:sz w:val="22"/>
        </w:rPr>
      </w:pPr>
      <w:r>
        <w:rPr>
          <w:rFonts w:ascii="Arial" w:eastAsia="Arial" w:hAnsi="Arial"/>
          <w:sz w:val="22"/>
        </w:rPr>
        <w:t xml:space="preserve">Members of each CLC’s Board of Directors were </w:t>
      </w:r>
      <w:r>
        <w:rPr>
          <w:rFonts w:ascii="Gautami" w:eastAsia="Gautami" w:hAnsi="Gautami"/>
          <w:sz w:val="22"/>
        </w:rPr>
        <w:t>​</w:t>
      </w:r>
      <w:r w:rsidR="00E54748">
        <w:rPr>
          <w:rFonts w:ascii="Arial" w:eastAsia="Arial" w:hAnsi="Arial"/>
          <w:color w:val="222222"/>
          <w:sz w:val="22"/>
        </w:rPr>
        <w:t>asked</w:t>
      </w:r>
      <w:r>
        <w:rPr>
          <w:rFonts w:ascii="Arial" w:eastAsia="Arial" w:hAnsi="Arial"/>
          <w:color w:val="222222"/>
          <w:sz w:val="22"/>
        </w:rPr>
        <w:t xml:space="preserve"> a series of questions relating to how</w:t>
      </w:r>
      <w:r>
        <w:rPr>
          <w:rFonts w:ascii="Arial" w:eastAsia="Arial" w:hAnsi="Arial"/>
          <w:sz w:val="22"/>
        </w:rPr>
        <w:t xml:space="preserve"> </w:t>
      </w:r>
      <w:r>
        <w:rPr>
          <w:rFonts w:ascii="Arial" w:eastAsia="Arial" w:hAnsi="Arial"/>
          <w:color w:val="222222"/>
          <w:sz w:val="22"/>
        </w:rPr>
        <w:t>the needs of Indigenous clients were or were not being met, what actions or initiatives were needed to address these needs, and what current programming and policies were in place to create a safe and accessible environment for Indigenous clients. Questions focused on the high-level strategic governance decisions of the CLCs.</w:t>
      </w:r>
    </w:p>
    <w:p w14:paraId="3B01F2C1" w14:textId="77777777" w:rsidR="00890D3C" w:rsidRDefault="00890D3C" w:rsidP="00890D3C">
      <w:pPr>
        <w:spacing w:line="285" w:lineRule="exact"/>
        <w:rPr>
          <w:rFonts w:ascii="Times New Roman" w:eastAsia="Times New Roman" w:hAnsi="Times New Roman"/>
        </w:rPr>
      </w:pPr>
    </w:p>
    <w:p w14:paraId="54CAB20D" w14:textId="77777777" w:rsidR="00890D3C" w:rsidRPr="00890D3C" w:rsidRDefault="00890D3C" w:rsidP="00890D3C">
      <w:pPr>
        <w:spacing w:line="0" w:lineRule="atLeast"/>
        <w:rPr>
          <w:rFonts w:ascii="Arial" w:eastAsia="Arial" w:hAnsi="Arial"/>
          <w:i/>
          <w:iCs/>
          <w:sz w:val="22"/>
        </w:rPr>
      </w:pPr>
      <w:r w:rsidRPr="00890D3C">
        <w:rPr>
          <w:rFonts w:ascii="Arial" w:eastAsia="Arial" w:hAnsi="Arial"/>
          <w:i/>
          <w:iCs/>
          <w:sz w:val="22"/>
        </w:rPr>
        <w:t>CLC’s Staff and Client Engagement Sessions</w:t>
      </w:r>
    </w:p>
    <w:p w14:paraId="7F1D71B0" w14:textId="77777777" w:rsidR="00890D3C" w:rsidRDefault="00890D3C" w:rsidP="00890D3C">
      <w:pPr>
        <w:spacing w:line="348" w:lineRule="exact"/>
        <w:rPr>
          <w:rFonts w:ascii="Times New Roman" w:eastAsia="Times New Roman" w:hAnsi="Times New Roman"/>
        </w:rPr>
      </w:pPr>
    </w:p>
    <w:p w14:paraId="279F6C64" w14:textId="77777777" w:rsidR="00890D3C" w:rsidRDefault="00890D3C" w:rsidP="00890D3C">
      <w:pPr>
        <w:ind w:right="20"/>
        <w:jc w:val="both"/>
        <w:rPr>
          <w:rFonts w:ascii="Arial" w:eastAsia="Arial" w:hAnsi="Arial"/>
          <w:sz w:val="22"/>
        </w:rPr>
      </w:pPr>
      <w:r>
        <w:rPr>
          <w:rFonts w:ascii="Arial" w:eastAsia="Arial" w:hAnsi="Arial"/>
          <w:sz w:val="22"/>
        </w:rPr>
        <w:t>Engagement sessions were conducted in groups using predetermined questions that focused on the following themes:</w:t>
      </w:r>
    </w:p>
    <w:p w14:paraId="2A0E111F" w14:textId="77777777" w:rsidR="00890D3C" w:rsidRDefault="00890D3C" w:rsidP="00890D3C">
      <w:pPr>
        <w:rPr>
          <w:rFonts w:ascii="Times New Roman" w:eastAsia="Times New Roman" w:hAnsi="Times New Roman"/>
        </w:rPr>
      </w:pPr>
    </w:p>
    <w:p w14:paraId="78B38F1A" w14:textId="77777777" w:rsidR="00890D3C" w:rsidRDefault="00890D3C" w:rsidP="00890D3C">
      <w:pPr>
        <w:numPr>
          <w:ilvl w:val="0"/>
          <w:numId w:val="6"/>
        </w:numPr>
        <w:tabs>
          <w:tab w:val="left" w:pos="720"/>
        </w:tabs>
        <w:ind w:left="720" w:hanging="358"/>
        <w:rPr>
          <w:rFonts w:ascii="Arial" w:eastAsia="Arial" w:hAnsi="Arial"/>
          <w:sz w:val="22"/>
        </w:rPr>
      </w:pPr>
      <w:r w:rsidRPr="00CB3337">
        <w:rPr>
          <w:rFonts w:ascii="Arial" w:eastAsia="Arial" w:hAnsi="Arial"/>
          <w:sz w:val="22"/>
        </w:rPr>
        <w:t>Access to and awareness of legal clinic services</w:t>
      </w:r>
    </w:p>
    <w:p w14:paraId="1B85C52B" w14:textId="77777777" w:rsidR="00890D3C" w:rsidRPr="00CB3337" w:rsidRDefault="00890D3C" w:rsidP="00890D3C">
      <w:pPr>
        <w:tabs>
          <w:tab w:val="left" w:pos="720"/>
        </w:tabs>
        <w:ind w:left="720"/>
        <w:rPr>
          <w:rFonts w:ascii="Arial" w:eastAsia="Arial" w:hAnsi="Arial"/>
          <w:sz w:val="22"/>
        </w:rPr>
      </w:pPr>
    </w:p>
    <w:p w14:paraId="75E9CBAC" w14:textId="77777777" w:rsidR="00890D3C" w:rsidRDefault="00890D3C" w:rsidP="00890D3C">
      <w:pPr>
        <w:numPr>
          <w:ilvl w:val="0"/>
          <w:numId w:val="6"/>
        </w:numPr>
        <w:tabs>
          <w:tab w:val="left" w:pos="720"/>
        </w:tabs>
        <w:ind w:left="720" w:hanging="358"/>
        <w:rPr>
          <w:rFonts w:ascii="Arial" w:eastAsia="Arial" w:hAnsi="Arial"/>
          <w:sz w:val="22"/>
        </w:rPr>
      </w:pPr>
      <w:r>
        <w:rPr>
          <w:rFonts w:ascii="Arial" w:eastAsia="Arial" w:hAnsi="Arial"/>
          <w:sz w:val="22"/>
        </w:rPr>
        <w:t>Service and legal needs gaps</w:t>
      </w:r>
    </w:p>
    <w:p w14:paraId="25378983" w14:textId="77777777" w:rsidR="00890D3C" w:rsidRDefault="00890D3C" w:rsidP="00890D3C">
      <w:pPr>
        <w:rPr>
          <w:rFonts w:ascii="Arial" w:eastAsia="Arial" w:hAnsi="Arial"/>
          <w:sz w:val="22"/>
        </w:rPr>
      </w:pPr>
    </w:p>
    <w:p w14:paraId="5EA31C29" w14:textId="77777777" w:rsidR="00890D3C" w:rsidRDefault="00890D3C" w:rsidP="00890D3C">
      <w:pPr>
        <w:numPr>
          <w:ilvl w:val="0"/>
          <w:numId w:val="6"/>
        </w:numPr>
        <w:tabs>
          <w:tab w:val="left" w:pos="720"/>
        </w:tabs>
        <w:ind w:left="720" w:hanging="358"/>
        <w:rPr>
          <w:rFonts w:ascii="Arial" w:eastAsia="Arial" w:hAnsi="Arial"/>
          <w:sz w:val="22"/>
        </w:rPr>
      </w:pPr>
      <w:r>
        <w:rPr>
          <w:rFonts w:ascii="Arial" w:eastAsia="Arial" w:hAnsi="Arial"/>
          <w:sz w:val="22"/>
        </w:rPr>
        <w:t>Forecasting of future legal needs</w:t>
      </w:r>
    </w:p>
    <w:p w14:paraId="327C4C3A" w14:textId="77777777" w:rsidR="00890D3C" w:rsidRPr="00CB3337" w:rsidRDefault="00890D3C" w:rsidP="00890D3C">
      <w:pPr>
        <w:tabs>
          <w:tab w:val="left" w:pos="720"/>
        </w:tabs>
        <w:rPr>
          <w:rFonts w:ascii="Arial" w:eastAsia="Arial" w:hAnsi="Arial"/>
          <w:sz w:val="22"/>
        </w:rPr>
      </w:pPr>
    </w:p>
    <w:p w14:paraId="65852628" w14:textId="77777777" w:rsidR="00890D3C" w:rsidRDefault="00890D3C" w:rsidP="00890D3C">
      <w:pPr>
        <w:numPr>
          <w:ilvl w:val="0"/>
          <w:numId w:val="6"/>
        </w:numPr>
        <w:tabs>
          <w:tab w:val="left" w:pos="720"/>
        </w:tabs>
        <w:ind w:left="720" w:hanging="358"/>
        <w:rPr>
          <w:rFonts w:ascii="Arial" w:eastAsia="Arial" w:hAnsi="Arial"/>
          <w:sz w:val="22"/>
        </w:rPr>
      </w:pPr>
      <w:r>
        <w:rPr>
          <w:rFonts w:ascii="Arial" w:eastAsia="Arial" w:hAnsi="Arial"/>
          <w:sz w:val="22"/>
        </w:rPr>
        <w:t>Service delivery strategies and success</w:t>
      </w:r>
    </w:p>
    <w:p w14:paraId="4015CB9C" w14:textId="77777777" w:rsidR="00890D3C" w:rsidRDefault="00890D3C" w:rsidP="00890D3C">
      <w:pPr>
        <w:rPr>
          <w:rFonts w:ascii="Arial" w:eastAsia="Arial" w:hAnsi="Arial"/>
          <w:sz w:val="22"/>
        </w:rPr>
      </w:pPr>
    </w:p>
    <w:p w14:paraId="1F30FBE9" w14:textId="77777777" w:rsidR="00890D3C" w:rsidRDefault="00890D3C" w:rsidP="00890D3C">
      <w:pPr>
        <w:numPr>
          <w:ilvl w:val="0"/>
          <w:numId w:val="6"/>
        </w:numPr>
        <w:tabs>
          <w:tab w:val="left" w:pos="720"/>
        </w:tabs>
        <w:ind w:left="720" w:hanging="358"/>
        <w:rPr>
          <w:rFonts w:ascii="Arial" w:eastAsia="Arial" w:hAnsi="Arial"/>
          <w:sz w:val="22"/>
        </w:rPr>
      </w:pPr>
      <w:r>
        <w:rPr>
          <w:rFonts w:ascii="Arial" w:eastAsia="Arial" w:hAnsi="Arial"/>
          <w:sz w:val="22"/>
        </w:rPr>
        <w:t>Language gaps</w:t>
      </w:r>
    </w:p>
    <w:p w14:paraId="353CE420" w14:textId="77777777" w:rsidR="00890D3C" w:rsidRDefault="00890D3C" w:rsidP="00890D3C">
      <w:pPr>
        <w:rPr>
          <w:rFonts w:ascii="Arial" w:eastAsia="Arial" w:hAnsi="Arial"/>
          <w:sz w:val="22"/>
        </w:rPr>
      </w:pPr>
    </w:p>
    <w:p w14:paraId="7C08683A" w14:textId="77777777" w:rsidR="00890D3C" w:rsidRDefault="00890D3C" w:rsidP="00890D3C">
      <w:pPr>
        <w:numPr>
          <w:ilvl w:val="0"/>
          <w:numId w:val="6"/>
        </w:numPr>
        <w:tabs>
          <w:tab w:val="left" w:pos="720"/>
        </w:tabs>
        <w:ind w:left="720" w:hanging="358"/>
        <w:rPr>
          <w:rFonts w:ascii="Arial" w:eastAsia="Arial" w:hAnsi="Arial"/>
          <w:sz w:val="22"/>
        </w:rPr>
      </w:pPr>
      <w:r>
        <w:rPr>
          <w:rFonts w:ascii="Arial" w:eastAsia="Arial" w:hAnsi="Arial"/>
          <w:sz w:val="22"/>
        </w:rPr>
        <w:t>Incorporation of Indigenous law and values; and</w:t>
      </w:r>
    </w:p>
    <w:p w14:paraId="699379A5" w14:textId="77777777" w:rsidR="00890D3C" w:rsidRDefault="00890D3C" w:rsidP="00890D3C">
      <w:pPr>
        <w:rPr>
          <w:rFonts w:ascii="Arial" w:eastAsia="Arial" w:hAnsi="Arial"/>
          <w:sz w:val="22"/>
        </w:rPr>
      </w:pPr>
    </w:p>
    <w:p w14:paraId="59AEA374" w14:textId="77777777" w:rsidR="00890D3C" w:rsidRDefault="00890D3C" w:rsidP="00890D3C">
      <w:pPr>
        <w:numPr>
          <w:ilvl w:val="0"/>
          <w:numId w:val="6"/>
        </w:numPr>
        <w:tabs>
          <w:tab w:val="left" w:pos="720"/>
        </w:tabs>
        <w:ind w:left="720" w:hanging="358"/>
        <w:rPr>
          <w:rFonts w:ascii="Arial" w:eastAsia="Arial" w:hAnsi="Arial"/>
          <w:sz w:val="22"/>
        </w:rPr>
      </w:pPr>
      <w:r>
        <w:rPr>
          <w:rFonts w:ascii="Arial" w:eastAsia="Arial" w:hAnsi="Arial"/>
          <w:sz w:val="22"/>
        </w:rPr>
        <w:t>Wise practices.</w:t>
      </w:r>
    </w:p>
    <w:p w14:paraId="1BC1844A" w14:textId="77777777" w:rsidR="00890D3C" w:rsidRDefault="00890D3C" w:rsidP="00890D3C">
      <w:pPr>
        <w:rPr>
          <w:rFonts w:ascii="Times New Roman" w:eastAsia="Times New Roman" w:hAnsi="Times New Roman"/>
        </w:rPr>
      </w:pPr>
    </w:p>
    <w:p w14:paraId="69FCDAFB" w14:textId="0D464DDD" w:rsidR="00890D3C" w:rsidRDefault="00890D3C" w:rsidP="00890D3C">
      <w:pPr>
        <w:ind w:right="20"/>
        <w:jc w:val="both"/>
        <w:rPr>
          <w:rFonts w:ascii="Arial" w:eastAsia="Arial" w:hAnsi="Arial"/>
          <w:sz w:val="22"/>
        </w:rPr>
      </w:pPr>
      <w:r>
        <w:rPr>
          <w:rFonts w:ascii="Arial" w:eastAsia="Arial" w:hAnsi="Arial"/>
          <w:sz w:val="22"/>
        </w:rPr>
        <w:t xml:space="preserve">Questions were tailored for staff or client participants and focused on obtaining on-the-ground information on the day-to-day functioning of the clinic, the clinics positioning within the communities and where clinics were or were not succeeding at servicing Indigenous clients. </w:t>
      </w:r>
    </w:p>
    <w:p w14:paraId="0E40B82F" w14:textId="77777777" w:rsidR="00E54748" w:rsidRDefault="00E54748" w:rsidP="00890D3C">
      <w:pPr>
        <w:ind w:right="20"/>
        <w:jc w:val="both"/>
        <w:rPr>
          <w:rFonts w:ascii="Arial" w:eastAsia="Arial" w:hAnsi="Arial"/>
          <w:sz w:val="22"/>
        </w:rPr>
      </w:pPr>
    </w:p>
    <w:p w14:paraId="1F869845" w14:textId="426026C1" w:rsidR="00E54748" w:rsidRPr="00E54748" w:rsidRDefault="00E54748" w:rsidP="00890D3C">
      <w:pPr>
        <w:ind w:right="20"/>
        <w:jc w:val="both"/>
        <w:rPr>
          <w:rFonts w:ascii="Arial" w:eastAsia="Arial" w:hAnsi="Arial"/>
          <w:b/>
          <w:bCs/>
          <w:sz w:val="24"/>
          <w:szCs w:val="24"/>
        </w:rPr>
      </w:pPr>
      <w:r w:rsidRPr="00E54748">
        <w:rPr>
          <w:rFonts w:ascii="Arial" w:eastAsia="Arial" w:hAnsi="Arial"/>
          <w:b/>
          <w:bCs/>
          <w:sz w:val="24"/>
          <w:szCs w:val="24"/>
        </w:rPr>
        <w:t>PART FOUR - Findings</w:t>
      </w:r>
    </w:p>
    <w:p w14:paraId="7B9989AE" w14:textId="77777777" w:rsidR="00890D3C" w:rsidRDefault="00890D3C" w:rsidP="00890D3C">
      <w:pPr>
        <w:jc w:val="both"/>
        <w:rPr>
          <w:rFonts w:ascii="Arial" w:eastAsia="Arial" w:hAnsi="Arial"/>
          <w:sz w:val="22"/>
        </w:rPr>
      </w:pPr>
    </w:p>
    <w:p w14:paraId="5B4215A8" w14:textId="248FB631" w:rsidR="00E54748" w:rsidRDefault="00E54748" w:rsidP="00E54748">
      <w:pPr>
        <w:jc w:val="both"/>
        <w:rPr>
          <w:rFonts w:ascii="Arial" w:eastAsia="Arial" w:hAnsi="Arial"/>
          <w:sz w:val="22"/>
        </w:rPr>
      </w:pPr>
      <w:r>
        <w:rPr>
          <w:rFonts w:ascii="Arial" w:eastAsia="Arial" w:hAnsi="Arial"/>
          <w:sz w:val="22"/>
        </w:rPr>
        <w:t>This section of the report provides a summary of the findings identified in the engagement sessions. The order in which topics are presented below follows the order in which participants discussed each topic in the client and staff engagement sessions. Board member questions and responses were incorporated into the summary. A separate analysis of legal needs and wise practices is provided in Part Five of the report.</w:t>
      </w:r>
    </w:p>
    <w:p w14:paraId="76894118" w14:textId="77777777" w:rsidR="003A5620" w:rsidRDefault="003A5620" w:rsidP="00BF0226">
      <w:pPr>
        <w:jc w:val="both"/>
        <w:rPr>
          <w:rFonts w:ascii="Arial" w:eastAsia="Arial" w:hAnsi="Arial"/>
          <w:sz w:val="22"/>
          <w:szCs w:val="22"/>
        </w:rPr>
      </w:pPr>
    </w:p>
    <w:p w14:paraId="033FC5D7" w14:textId="77777777" w:rsidR="00E54748" w:rsidRPr="00F73766" w:rsidRDefault="00E54748" w:rsidP="00E54748">
      <w:pPr>
        <w:spacing w:line="0" w:lineRule="atLeast"/>
        <w:rPr>
          <w:rFonts w:ascii="Arial" w:eastAsia="Arial" w:hAnsi="Arial"/>
          <w:bCs/>
          <w:i/>
          <w:iCs/>
          <w:sz w:val="24"/>
          <w:u w:val="single"/>
        </w:rPr>
      </w:pPr>
      <w:r w:rsidRPr="00F73766">
        <w:rPr>
          <w:rFonts w:ascii="Arial" w:eastAsia="Arial" w:hAnsi="Arial"/>
          <w:bCs/>
          <w:i/>
          <w:iCs/>
          <w:sz w:val="24"/>
          <w:u w:val="single"/>
        </w:rPr>
        <w:t>Access to and awareness of legal clinic services</w:t>
      </w:r>
    </w:p>
    <w:p w14:paraId="40957F47" w14:textId="77777777" w:rsidR="00E54748" w:rsidRDefault="00E54748" w:rsidP="00E54748">
      <w:pPr>
        <w:spacing w:line="364" w:lineRule="exact"/>
        <w:rPr>
          <w:rFonts w:ascii="Times New Roman" w:eastAsia="Times New Roman" w:hAnsi="Times New Roman"/>
        </w:rPr>
      </w:pPr>
    </w:p>
    <w:p w14:paraId="4240AD26" w14:textId="77777777" w:rsidR="00E54748" w:rsidRDefault="00E54748" w:rsidP="00E54748">
      <w:pPr>
        <w:ind w:right="20"/>
        <w:jc w:val="both"/>
        <w:rPr>
          <w:rFonts w:ascii="Arial" w:eastAsia="Arial" w:hAnsi="Arial"/>
          <w:sz w:val="22"/>
        </w:rPr>
      </w:pPr>
      <w:r>
        <w:rPr>
          <w:rFonts w:ascii="Arial" w:eastAsia="Arial" w:hAnsi="Arial"/>
          <w:sz w:val="22"/>
        </w:rPr>
        <w:lastRenderedPageBreak/>
        <w:t>Participants were asked how Indigenous clients access services, and how clients became aware of said services.</w:t>
      </w:r>
    </w:p>
    <w:p w14:paraId="463F59EE" w14:textId="77777777" w:rsidR="00E54748" w:rsidRDefault="00E54748" w:rsidP="00E54748">
      <w:pPr>
        <w:rPr>
          <w:rFonts w:ascii="Times New Roman" w:eastAsia="Times New Roman" w:hAnsi="Times New Roman"/>
        </w:rPr>
      </w:pPr>
    </w:p>
    <w:p w14:paraId="0769D21C" w14:textId="77777777" w:rsidR="00E54748" w:rsidRPr="00A747BC" w:rsidRDefault="00E54748" w:rsidP="00E54748">
      <w:pPr>
        <w:rPr>
          <w:rFonts w:ascii="Arial" w:eastAsia="Arial" w:hAnsi="Arial"/>
          <w:bCs/>
          <w:i/>
          <w:iCs/>
          <w:sz w:val="22"/>
        </w:rPr>
      </w:pPr>
      <w:r w:rsidRPr="00A747BC">
        <w:rPr>
          <w:rFonts w:ascii="Arial" w:eastAsia="Arial" w:hAnsi="Arial"/>
          <w:bCs/>
          <w:i/>
          <w:iCs/>
          <w:sz w:val="22"/>
        </w:rPr>
        <w:t>Referrals</w:t>
      </w:r>
    </w:p>
    <w:p w14:paraId="01AE3D10" w14:textId="77777777" w:rsidR="00E54748" w:rsidRDefault="00E54748" w:rsidP="00E54748">
      <w:pPr>
        <w:rPr>
          <w:rFonts w:ascii="Times New Roman" w:eastAsia="Times New Roman" w:hAnsi="Times New Roman"/>
        </w:rPr>
      </w:pPr>
    </w:p>
    <w:p w14:paraId="14694DD5" w14:textId="2AC1F2C0" w:rsidR="00E54748" w:rsidRDefault="00E54748" w:rsidP="00E54748">
      <w:pPr>
        <w:jc w:val="both"/>
        <w:rPr>
          <w:rFonts w:ascii="Arial" w:eastAsia="Arial" w:hAnsi="Arial"/>
          <w:sz w:val="22"/>
        </w:rPr>
      </w:pPr>
      <w:r>
        <w:rPr>
          <w:rFonts w:ascii="Arial" w:eastAsia="Arial" w:hAnsi="Arial"/>
          <w:sz w:val="22"/>
        </w:rPr>
        <w:t xml:space="preserve">One of </w:t>
      </w:r>
      <w:r w:rsidR="00A747BC">
        <w:rPr>
          <w:rFonts w:ascii="Arial" w:eastAsia="Arial" w:hAnsi="Arial"/>
          <w:sz w:val="22"/>
        </w:rPr>
        <w:t xml:space="preserve">the </w:t>
      </w:r>
      <w:r>
        <w:rPr>
          <w:rFonts w:ascii="Arial" w:eastAsia="Arial" w:hAnsi="Arial"/>
          <w:sz w:val="22"/>
        </w:rPr>
        <w:t xml:space="preserve">primary ways that clients accessed or became aware of the legal clinics’ services was through </w:t>
      </w:r>
      <w:r>
        <w:rPr>
          <w:rFonts w:ascii="Gautami" w:eastAsia="Gautami" w:hAnsi="Gautami"/>
          <w:sz w:val="22"/>
        </w:rPr>
        <w:t>​</w:t>
      </w:r>
      <w:r>
        <w:rPr>
          <w:rFonts w:ascii="Arial" w:eastAsia="Arial" w:hAnsi="Arial"/>
          <w:b/>
          <w:sz w:val="22"/>
        </w:rPr>
        <w:t>referrals from other agencies and service providers</w:t>
      </w:r>
      <w:r>
        <w:rPr>
          <w:rFonts w:ascii="Gautami" w:eastAsia="Gautami" w:hAnsi="Gautami"/>
          <w:sz w:val="22"/>
        </w:rPr>
        <w:t>​</w:t>
      </w:r>
      <w:r>
        <w:rPr>
          <w:rFonts w:ascii="Arial" w:eastAsia="Arial" w:hAnsi="Arial"/>
          <w:sz w:val="22"/>
        </w:rPr>
        <w:t xml:space="preserve">. Both clinic staff and clients from </w:t>
      </w:r>
      <w:r w:rsidRPr="00C073ED">
        <w:rPr>
          <w:rFonts w:ascii="Arial" w:eastAsia="Arial" w:hAnsi="Arial"/>
          <w:sz w:val="22"/>
        </w:rPr>
        <w:t>9 catchment areas</w:t>
      </w:r>
      <w:r>
        <w:rPr>
          <w:rFonts w:ascii="Arial" w:eastAsia="Arial" w:hAnsi="Arial"/>
          <w:sz w:val="22"/>
        </w:rPr>
        <w:t xml:space="preserve"> noted that referrals were a primary steppingstone to utilizing clinic services.</w:t>
      </w:r>
    </w:p>
    <w:p w14:paraId="26DB8EA5" w14:textId="77777777" w:rsidR="00E54748" w:rsidRDefault="00E54748" w:rsidP="00E54748">
      <w:pPr>
        <w:rPr>
          <w:rFonts w:ascii="Times New Roman" w:eastAsia="Times New Roman" w:hAnsi="Times New Roman"/>
        </w:rPr>
      </w:pPr>
    </w:p>
    <w:p w14:paraId="4FFC0524" w14:textId="6D8A7522" w:rsidR="00E54748" w:rsidRDefault="00E54748" w:rsidP="00E54748">
      <w:pPr>
        <w:jc w:val="both"/>
        <w:rPr>
          <w:rFonts w:ascii="Arial" w:eastAsia="Arial" w:hAnsi="Arial"/>
          <w:sz w:val="22"/>
        </w:rPr>
      </w:pPr>
      <w:r>
        <w:rPr>
          <w:rFonts w:ascii="Arial" w:eastAsia="Arial" w:hAnsi="Arial"/>
          <w:sz w:val="22"/>
        </w:rPr>
        <w:t xml:space="preserve">Building on the need for a strong network of community services is the role </w:t>
      </w:r>
      <w:proofErr w:type="gramStart"/>
      <w:r>
        <w:rPr>
          <w:rFonts w:ascii="Arial" w:eastAsia="Arial" w:hAnsi="Arial"/>
          <w:sz w:val="22"/>
        </w:rPr>
        <w:t xml:space="preserve">that </w:t>
      </w:r>
      <w:r>
        <w:rPr>
          <w:rFonts w:ascii="Gautami" w:eastAsia="Gautami" w:hAnsi="Gautami"/>
          <w:sz w:val="22"/>
        </w:rPr>
        <w:t>​</w:t>
      </w:r>
      <w:r>
        <w:rPr>
          <w:rFonts w:ascii="Arial" w:eastAsia="Arial" w:hAnsi="Arial"/>
          <w:b/>
          <w:sz w:val="22"/>
        </w:rPr>
        <w:t>friends</w:t>
      </w:r>
      <w:proofErr w:type="gramEnd"/>
      <w:r>
        <w:rPr>
          <w:rFonts w:ascii="Arial" w:eastAsia="Arial" w:hAnsi="Arial"/>
          <w:b/>
          <w:sz w:val="22"/>
        </w:rPr>
        <w:t xml:space="preserve"> and</w:t>
      </w:r>
      <w:r>
        <w:rPr>
          <w:rFonts w:ascii="Arial" w:eastAsia="Arial" w:hAnsi="Arial"/>
          <w:sz w:val="22"/>
        </w:rPr>
        <w:t xml:space="preserve"> </w:t>
      </w:r>
      <w:r>
        <w:rPr>
          <w:rFonts w:ascii="Arial" w:eastAsia="Arial" w:hAnsi="Arial"/>
          <w:b/>
          <w:sz w:val="22"/>
        </w:rPr>
        <w:t xml:space="preserve">family referrals </w:t>
      </w:r>
      <w:r>
        <w:rPr>
          <w:rFonts w:ascii="Arial" w:eastAsia="Arial" w:hAnsi="Arial"/>
          <w:sz w:val="22"/>
        </w:rPr>
        <w:t>play in clients becoming aware of and accessing community legal clinics.</w:t>
      </w:r>
      <w:r>
        <w:rPr>
          <w:rFonts w:ascii="Arial" w:eastAsia="Arial" w:hAnsi="Arial"/>
          <w:b/>
          <w:sz w:val="22"/>
        </w:rPr>
        <w:t xml:space="preserve"> </w:t>
      </w:r>
      <w:r>
        <w:rPr>
          <w:rFonts w:ascii="Arial" w:eastAsia="Arial" w:hAnsi="Arial"/>
          <w:sz w:val="22"/>
        </w:rPr>
        <w:t>As noted by a CLC staff, providing services to one client typically results in “locating” three more individuals within the same community that require the same service or are dealing with similar legal issues.</w:t>
      </w:r>
    </w:p>
    <w:p w14:paraId="125E0E92" w14:textId="77777777" w:rsidR="00E54748" w:rsidRDefault="00E54748" w:rsidP="00E54748">
      <w:pPr>
        <w:rPr>
          <w:rFonts w:ascii="Times New Roman" w:eastAsia="Times New Roman" w:hAnsi="Times New Roman"/>
        </w:rPr>
      </w:pPr>
    </w:p>
    <w:p w14:paraId="3D61BE5F" w14:textId="1BCF9A6F" w:rsidR="00E54748" w:rsidRPr="00A747BC" w:rsidRDefault="00E54748" w:rsidP="00E54748">
      <w:pPr>
        <w:rPr>
          <w:rFonts w:ascii="Arial" w:eastAsia="Arial" w:hAnsi="Arial"/>
          <w:bCs/>
          <w:i/>
          <w:iCs/>
          <w:sz w:val="22"/>
        </w:rPr>
      </w:pPr>
      <w:r w:rsidRPr="00A747BC">
        <w:rPr>
          <w:rFonts w:ascii="Arial" w:eastAsia="Arial" w:hAnsi="Arial"/>
          <w:bCs/>
          <w:i/>
          <w:iCs/>
          <w:sz w:val="22"/>
        </w:rPr>
        <w:t>Direct-</w:t>
      </w:r>
      <w:r w:rsidR="00A747BC" w:rsidRPr="00A747BC">
        <w:rPr>
          <w:rFonts w:ascii="Arial" w:eastAsia="Arial" w:hAnsi="Arial"/>
          <w:bCs/>
          <w:i/>
          <w:iCs/>
          <w:sz w:val="22"/>
        </w:rPr>
        <w:t>N</w:t>
      </w:r>
      <w:r w:rsidRPr="00A747BC">
        <w:rPr>
          <w:rFonts w:ascii="Arial" w:eastAsia="Arial" w:hAnsi="Arial"/>
          <w:bCs/>
          <w:i/>
          <w:iCs/>
          <w:sz w:val="22"/>
        </w:rPr>
        <w:t>eed</w:t>
      </w:r>
    </w:p>
    <w:p w14:paraId="69D1195A" w14:textId="77777777" w:rsidR="00E54748" w:rsidRDefault="00E54748" w:rsidP="00E54748">
      <w:pPr>
        <w:rPr>
          <w:rFonts w:ascii="Times New Roman" w:eastAsia="Times New Roman" w:hAnsi="Times New Roman"/>
        </w:rPr>
      </w:pPr>
    </w:p>
    <w:p w14:paraId="15C67F8B" w14:textId="2C763C24" w:rsidR="00E54748" w:rsidRDefault="00E54748" w:rsidP="00E54748">
      <w:pPr>
        <w:ind w:right="20"/>
        <w:jc w:val="both"/>
        <w:rPr>
          <w:rFonts w:ascii="Arial" w:eastAsia="Arial" w:hAnsi="Arial"/>
          <w:sz w:val="22"/>
        </w:rPr>
      </w:pPr>
      <w:r>
        <w:rPr>
          <w:rFonts w:ascii="Arial" w:eastAsia="Arial" w:hAnsi="Arial"/>
          <w:sz w:val="22"/>
        </w:rPr>
        <w:t xml:space="preserve">Becoming aware of a CLC due to </w:t>
      </w:r>
      <w:r w:rsidR="00A747BC">
        <w:rPr>
          <w:rFonts w:ascii="Arial" w:eastAsia="Arial" w:hAnsi="Arial"/>
          <w:sz w:val="22"/>
        </w:rPr>
        <w:t xml:space="preserve">a </w:t>
      </w:r>
      <w:r>
        <w:rPr>
          <w:rFonts w:ascii="Arial" w:eastAsia="Arial" w:hAnsi="Arial"/>
          <w:sz w:val="22"/>
        </w:rPr>
        <w:t xml:space="preserve">client’s having a </w:t>
      </w:r>
      <w:r w:rsidR="00A747BC" w:rsidRPr="00A747BC">
        <w:rPr>
          <w:rFonts w:ascii="Arial" w:eastAsia="Arial" w:hAnsi="Arial"/>
          <w:i/>
          <w:iCs/>
          <w:sz w:val="22"/>
        </w:rPr>
        <w:t>direct need</w:t>
      </w:r>
      <w:r>
        <w:rPr>
          <w:rFonts w:ascii="Arial" w:eastAsia="Arial" w:hAnsi="Arial"/>
          <w:sz w:val="22"/>
        </w:rPr>
        <w:t xml:space="preserve"> for services was noted by all catchment </w:t>
      </w:r>
      <w:proofErr w:type="gramStart"/>
      <w:r>
        <w:rPr>
          <w:rFonts w:ascii="Arial" w:eastAsia="Arial" w:hAnsi="Arial"/>
          <w:sz w:val="22"/>
        </w:rPr>
        <w:t>areas</w:t>
      </w:r>
      <w:r>
        <w:rPr>
          <w:rFonts w:ascii="Gautami" w:eastAsia="Gautami" w:hAnsi="Gautami"/>
          <w:sz w:val="22"/>
        </w:rPr>
        <w:t>​</w:t>
      </w:r>
      <w:r>
        <w:rPr>
          <w:rFonts w:ascii="Arial" w:eastAsia="Arial" w:hAnsi="Arial"/>
          <w:b/>
          <w:sz w:val="22"/>
        </w:rPr>
        <w:t>.</w:t>
      </w:r>
      <w:proofErr w:type="gramEnd"/>
      <w:r>
        <w:rPr>
          <w:rFonts w:ascii="Arial" w:eastAsia="Arial" w:hAnsi="Arial"/>
          <w:sz w:val="22"/>
        </w:rPr>
        <w:t xml:space="preserve"> </w:t>
      </w:r>
      <w:r>
        <w:rPr>
          <w:rFonts w:ascii="Gautami" w:eastAsia="Gautami" w:hAnsi="Gautami"/>
          <w:sz w:val="22"/>
        </w:rPr>
        <w:t>​</w:t>
      </w:r>
      <w:r>
        <w:rPr>
          <w:rFonts w:ascii="Arial" w:eastAsia="Arial" w:hAnsi="Arial"/>
          <w:sz w:val="22"/>
        </w:rPr>
        <w:t>Some clients noted that they had to “seek out” the clinic’s services when they were faced with legal issues, suggesting no prior knowledge of the CLC’s services or whom to contact in order to get assistance.</w:t>
      </w:r>
    </w:p>
    <w:p w14:paraId="7B17B5E8" w14:textId="77777777" w:rsidR="00E54748" w:rsidRDefault="00E54748" w:rsidP="00E54748">
      <w:pPr>
        <w:spacing w:line="295" w:lineRule="exact"/>
        <w:rPr>
          <w:rFonts w:ascii="Times New Roman" w:eastAsia="Times New Roman" w:hAnsi="Times New Roman"/>
        </w:rPr>
      </w:pPr>
    </w:p>
    <w:p w14:paraId="7D3CB32B" w14:textId="77777777" w:rsidR="00A747BC" w:rsidRPr="00A747BC" w:rsidRDefault="00A747BC" w:rsidP="00A747BC">
      <w:pPr>
        <w:spacing w:line="0" w:lineRule="atLeast"/>
        <w:rPr>
          <w:rFonts w:ascii="Arial" w:eastAsia="Arial" w:hAnsi="Arial"/>
          <w:bCs/>
          <w:i/>
          <w:iCs/>
          <w:sz w:val="24"/>
          <w:u w:val="single"/>
        </w:rPr>
      </w:pPr>
      <w:r w:rsidRPr="00A747BC">
        <w:rPr>
          <w:rFonts w:ascii="Arial" w:eastAsia="Arial" w:hAnsi="Arial"/>
          <w:bCs/>
          <w:i/>
          <w:iCs/>
          <w:sz w:val="24"/>
          <w:u w:val="single"/>
        </w:rPr>
        <w:t>Challenges Accessing CLC Services</w:t>
      </w:r>
    </w:p>
    <w:p w14:paraId="1CB272D5" w14:textId="77777777" w:rsidR="00A747BC" w:rsidRDefault="00A747BC" w:rsidP="00A747BC">
      <w:pPr>
        <w:spacing w:line="364" w:lineRule="exact"/>
        <w:rPr>
          <w:rFonts w:ascii="Times New Roman" w:eastAsia="Times New Roman" w:hAnsi="Times New Roman"/>
        </w:rPr>
      </w:pPr>
    </w:p>
    <w:p w14:paraId="04EC12C0" w14:textId="77777777" w:rsidR="00A747BC" w:rsidRDefault="00A747BC" w:rsidP="00A747BC">
      <w:pPr>
        <w:ind w:right="20"/>
        <w:jc w:val="both"/>
        <w:rPr>
          <w:rFonts w:ascii="Arial" w:eastAsia="Arial" w:hAnsi="Arial"/>
          <w:sz w:val="22"/>
        </w:rPr>
      </w:pPr>
      <w:r>
        <w:rPr>
          <w:rFonts w:ascii="Arial" w:eastAsia="Arial" w:hAnsi="Arial"/>
          <w:sz w:val="22"/>
        </w:rPr>
        <w:t>Participants were asked to identify barriers that Indigenous clients faced in accessing clinic services.</w:t>
      </w:r>
    </w:p>
    <w:p w14:paraId="6F97FA28" w14:textId="77777777" w:rsidR="00A747BC" w:rsidRDefault="00A747BC" w:rsidP="00A747BC">
      <w:pPr>
        <w:rPr>
          <w:rFonts w:ascii="Times New Roman" w:eastAsia="Times New Roman" w:hAnsi="Times New Roman"/>
        </w:rPr>
      </w:pPr>
    </w:p>
    <w:p w14:paraId="3464C964" w14:textId="570F9690" w:rsidR="00A747BC" w:rsidRDefault="00A747BC" w:rsidP="00A747BC">
      <w:pPr>
        <w:ind w:right="20"/>
        <w:jc w:val="both"/>
        <w:rPr>
          <w:rFonts w:ascii="Arial" w:eastAsia="Arial" w:hAnsi="Arial"/>
          <w:sz w:val="22"/>
        </w:rPr>
      </w:pPr>
      <w:r>
        <w:rPr>
          <w:rFonts w:ascii="Arial" w:eastAsia="Arial" w:hAnsi="Arial"/>
          <w:sz w:val="22"/>
        </w:rPr>
        <w:t>Responses from all three participant-groups highlighted three key themes when it comes to accessing and providing services to Indigenous clients:</w:t>
      </w:r>
    </w:p>
    <w:p w14:paraId="198EDAB8" w14:textId="77777777" w:rsidR="00A747BC" w:rsidRDefault="00A747BC" w:rsidP="00A747BC">
      <w:pPr>
        <w:rPr>
          <w:rFonts w:ascii="Times New Roman" w:eastAsia="Times New Roman" w:hAnsi="Times New Roman"/>
        </w:rPr>
      </w:pPr>
    </w:p>
    <w:p w14:paraId="18699312" w14:textId="0C1000A6" w:rsidR="00A747BC" w:rsidRDefault="00A747BC" w:rsidP="00A747BC">
      <w:pPr>
        <w:numPr>
          <w:ilvl w:val="0"/>
          <w:numId w:val="7"/>
        </w:numPr>
        <w:tabs>
          <w:tab w:val="left" w:pos="720"/>
        </w:tabs>
        <w:ind w:left="720" w:right="20" w:hanging="358"/>
        <w:rPr>
          <w:rFonts w:ascii="Arial" w:eastAsia="Arial" w:hAnsi="Arial"/>
          <w:sz w:val="22"/>
        </w:rPr>
      </w:pPr>
      <w:r w:rsidRPr="00013F1D">
        <w:rPr>
          <w:rFonts w:ascii="Arial" w:eastAsia="Arial" w:hAnsi="Arial"/>
          <w:b/>
          <w:bCs/>
          <w:sz w:val="22"/>
        </w:rPr>
        <w:t>Gaps due to access issues:</w:t>
      </w:r>
      <w:r>
        <w:rPr>
          <w:rFonts w:ascii="Arial" w:eastAsia="Arial" w:hAnsi="Arial"/>
          <w:sz w:val="22"/>
        </w:rPr>
        <w:t xml:space="preserve"> the clinic is able to provide services to the client; however, the client is unable to access said services</w:t>
      </w:r>
    </w:p>
    <w:p w14:paraId="253BE54B" w14:textId="77777777" w:rsidR="00A747BC" w:rsidRDefault="00A747BC" w:rsidP="00A747BC">
      <w:pPr>
        <w:rPr>
          <w:rFonts w:ascii="Arial" w:eastAsia="Arial" w:hAnsi="Arial"/>
          <w:sz w:val="22"/>
        </w:rPr>
      </w:pPr>
    </w:p>
    <w:p w14:paraId="05D83A3A" w14:textId="77777777" w:rsidR="00A747BC" w:rsidRDefault="00A747BC" w:rsidP="00A747BC">
      <w:pPr>
        <w:numPr>
          <w:ilvl w:val="0"/>
          <w:numId w:val="7"/>
        </w:numPr>
        <w:tabs>
          <w:tab w:val="left" w:pos="720"/>
        </w:tabs>
        <w:ind w:left="720" w:right="20" w:hanging="358"/>
        <w:rPr>
          <w:rFonts w:ascii="Arial" w:eastAsia="Arial" w:hAnsi="Arial"/>
          <w:sz w:val="22"/>
        </w:rPr>
      </w:pPr>
      <w:r w:rsidRPr="00013F1D">
        <w:rPr>
          <w:rFonts w:ascii="Arial" w:eastAsia="Arial" w:hAnsi="Arial"/>
          <w:b/>
          <w:bCs/>
          <w:sz w:val="22"/>
        </w:rPr>
        <w:t>Gaps due to capacity limitations:</w:t>
      </w:r>
      <w:r>
        <w:rPr>
          <w:rFonts w:ascii="Arial" w:eastAsia="Arial" w:hAnsi="Arial"/>
          <w:sz w:val="22"/>
        </w:rPr>
        <w:t xml:space="preserve"> the clinic is able to provide services to the client; however, capacity constraints limit their reach; and</w:t>
      </w:r>
    </w:p>
    <w:p w14:paraId="533E7D97" w14:textId="77777777" w:rsidR="00A747BC" w:rsidRDefault="00A747BC" w:rsidP="00A747BC">
      <w:pPr>
        <w:rPr>
          <w:rFonts w:ascii="Arial" w:eastAsia="Arial" w:hAnsi="Arial"/>
          <w:sz w:val="22"/>
        </w:rPr>
      </w:pPr>
    </w:p>
    <w:p w14:paraId="6FA737A1" w14:textId="1F64DE60" w:rsidR="00E54748" w:rsidRPr="00A747BC" w:rsidRDefault="00A747BC" w:rsidP="00A747BC">
      <w:pPr>
        <w:pStyle w:val="ListParagraph"/>
        <w:numPr>
          <w:ilvl w:val="0"/>
          <w:numId w:val="8"/>
        </w:numPr>
        <w:jc w:val="both"/>
        <w:rPr>
          <w:rFonts w:ascii="Arial" w:eastAsia="Arial" w:hAnsi="Arial"/>
          <w:sz w:val="22"/>
          <w:szCs w:val="22"/>
        </w:rPr>
      </w:pPr>
      <w:r w:rsidRPr="00A747BC">
        <w:rPr>
          <w:rFonts w:ascii="Arial" w:eastAsia="Arial" w:hAnsi="Arial"/>
          <w:b/>
          <w:bCs/>
          <w:sz w:val="22"/>
        </w:rPr>
        <w:t>Gaps due to scope and mandate limitations:</w:t>
      </w:r>
      <w:r w:rsidRPr="00A747BC">
        <w:rPr>
          <w:rFonts w:ascii="Arial" w:eastAsia="Arial" w:hAnsi="Arial"/>
          <w:sz w:val="22"/>
        </w:rPr>
        <w:t xml:space="preserve"> the clinic is unable to provide services for specific issues which are beyond their mandate</w:t>
      </w:r>
    </w:p>
    <w:p w14:paraId="14207DAF" w14:textId="77777777" w:rsidR="00A747BC" w:rsidRDefault="00A747BC" w:rsidP="00A747BC">
      <w:pPr>
        <w:jc w:val="both"/>
        <w:rPr>
          <w:rFonts w:ascii="Arial" w:eastAsia="Arial" w:hAnsi="Arial"/>
          <w:sz w:val="22"/>
          <w:szCs w:val="22"/>
        </w:rPr>
      </w:pPr>
    </w:p>
    <w:p w14:paraId="442CABA0" w14:textId="77777777" w:rsidR="00A747BC" w:rsidRDefault="00A747BC" w:rsidP="00A747BC">
      <w:pPr>
        <w:spacing w:line="0" w:lineRule="atLeast"/>
        <w:ind w:left="100"/>
        <w:rPr>
          <w:rFonts w:ascii="Arial" w:eastAsia="Arial" w:hAnsi="Arial"/>
          <w:sz w:val="22"/>
        </w:rPr>
      </w:pPr>
      <w:r>
        <w:rPr>
          <w:rFonts w:ascii="Arial" w:eastAsia="Arial" w:hAnsi="Arial"/>
          <w:sz w:val="22"/>
        </w:rPr>
        <w:t>The main factors that create barriers to accessing legal clinic services included:</w:t>
      </w:r>
    </w:p>
    <w:p w14:paraId="5762C21F" w14:textId="77777777" w:rsidR="00A747BC" w:rsidRDefault="00A747BC" w:rsidP="00A747BC">
      <w:pPr>
        <w:spacing w:line="0" w:lineRule="atLeast"/>
        <w:ind w:left="100"/>
        <w:rPr>
          <w:rFonts w:ascii="Arial" w:eastAsia="Arial" w:hAnsi="Arial"/>
          <w:sz w:val="22"/>
        </w:rPr>
      </w:pPr>
    </w:p>
    <w:p w14:paraId="00C10148" w14:textId="77777777" w:rsidR="00A747BC" w:rsidRDefault="00A747BC" w:rsidP="00A747BC">
      <w:pPr>
        <w:spacing w:line="47" w:lineRule="exact"/>
        <w:rPr>
          <w:rFonts w:ascii="Times New Roman" w:eastAsia="Times New Roman" w:hAnsi="Times New Roman"/>
        </w:rPr>
      </w:pPr>
    </w:p>
    <w:p w14:paraId="075AC6B4" w14:textId="2C2C4DBF"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Translation and language</w:t>
      </w:r>
    </w:p>
    <w:p w14:paraId="4085ACED" w14:textId="77777777" w:rsidR="00A747BC" w:rsidRDefault="00A747BC" w:rsidP="00A747BC">
      <w:pPr>
        <w:spacing w:line="47" w:lineRule="exact"/>
        <w:rPr>
          <w:rFonts w:ascii="Arial" w:eastAsia="Arial" w:hAnsi="Arial"/>
          <w:sz w:val="22"/>
        </w:rPr>
      </w:pPr>
    </w:p>
    <w:p w14:paraId="6347D4A7" w14:textId="3AAF73F3"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Cultural barriers/trust</w:t>
      </w:r>
    </w:p>
    <w:p w14:paraId="55B5F703" w14:textId="77777777" w:rsidR="00A747BC" w:rsidRDefault="00A747BC" w:rsidP="00A747BC">
      <w:pPr>
        <w:spacing w:line="47" w:lineRule="exact"/>
        <w:rPr>
          <w:rFonts w:ascii="Arial" w:eastAsia="Arial" w:hAnsi="Arial"/>
          <w:sz w:val="22"/>
        </w:rPr>
      </w:pPr>
    </w:p>
    <w:p w14:paraId="40D220F5" w14:textId="780009C4"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Homelessness/transient/lacking of housing</w:t>
      </w:r>
    </w:p>
    <w:p w14:paraId="58471BF0" w14:textId="77777777" w:rsidR="00A747BC" w:rsidRDefault="00A747BC" w:rsidP="00A747BC">
      <w:pPr>
        <w:spacing w:line="47" w:lineRule="exact"/>
        <w:rPr>
          <w:rFonts w:ascii="Arial" w:eastAsia="Arial" w:hAnsi="Arial"/>
          <w:sz w:val="22"/>
        </w:rPr>
      </w:pPr>
      <w:ins w:id="5" w:author="Stephanie Creighton" w:date="2022-10-06T17:07:00Z">
        <w:r>
          <w:rPr>
            <w:rFonts w:ascii="Arial" w:eastAsia="Arial" w:hAnsi="Arial"/>
            <w:sz w:val="22"/>
          </w:rPr>
          <w:t>;</w:t>
        </w:r>
      </w:ins>
    </w:p>
    <w:p w14:paraId="3B07A439" w14:textId="348391E6"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Transportation/distance</w:t>
      </w:r>
    </w:p>
    <w:p w14:paraId="2F33F6F9" w14:textId="77777777" w:rsidR="00A747BC" w:rsidRDefault="00A747BC" w:rsidP="00A747BC">
      <w:pPr>
        <w:spacing w:line="47" w:lineRule="exact"/>
        <w:rPr>
          <w:rFonts w:ascii="Arial" w:eastAsia="Arial" w:hAnsi="Arial"/>
          <w:sz w:val="22"/>
        </w:rPr>
      </w:pPr>
    </w:p>
    <w:p w14:paraId="7796873E" w14:textId="3680FB66"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Technology</w:t>
      </w:r>
    </w:p>
    <w:p w14:paraId="64CF5F17" w14:textId="77777777" w:rsidR="00A747BC" w:rsidRDefault="00A747BC" w:rsidP="00A747BC">
      <w:pPr>
        <w:spacing w:line="47" w:lineRule="exact"/>
        <w:rPr>
          <w:rFonts w:ascii="Arial" w:eastAsia="Arial" w:hAnsi="Arial"/>
          <w:sz w:val="22"/>
        </w:rPr>
      </w:pPr>
    </w:p>
    <w:p w14:paraId="027FE215" w14:textId="68474F8C"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Knowledge gaps (i.e. awareness of services)</w:t>
      </w:r>
      <w:r w:rsidR="00954EB6">
        <w:rPr>
          <w:rFonts w:ascii="Arial" w:eastAsia="Arial" w:hAnsi="Arial"/>
          <w:sz w:val="22"/>
        </w:rPr>
        <w:t>,</w:t>
      </w:r>
      <w:r>
        <w:rPr>
          <w:rFonts w:ascii="Arial" w:eastAsia="Arial" w:hAnsi="Arial"/>
          <w:sz w:val="22"/>
        </w:rPr>
        <w:t xml:space="preserve"> and</w:t>
      </w:r>
    </w:p>
    <w:p w14:paraId="7F10E23E" w14:textId="77777777" w:rsidR="00A747BC" w:rsidRDefault="00A747BC" w:rsidP="00A747BC">
      <w:pPr>
        <w:spacing w:line="47" w:lineRule="exact"/>
        <w:rPr>
          <w:rFonts w:ascii="Arial" w:eastAsia="Arial" w:hAnsi="Arial"/>
          <w:sz w:val="22"/>
        </w:rPr>
      </w:pPr>
    </w:p>
    <w:p w14:paraId="45C46195" w14:textId="77777777" w:rsidR="00A747BC" w:rsidRDefault="00A747BC" w:rsidP="00A747BC">
      <w:pPr>
        <w:numPr>
          <w:ilvl w:val="0"/>
          <w:numId w:val="9"/>
        </w:numPr>
        <w:tabs>
          <w:tab w:val="left" w:pos="820"/>
        </w:tabs>
        <w:spacing w:line="0" w:lineRule="atLeast"/>
        <w:ind w:left="820" w:hanging="358"/>
        <w:rPr>
          <w:rFonts w:ascii="Arial" w:eastAsia="Arial" w:hAnsi="Arial"/>
          <w:sz w:val="22"/>
        </w:rPr>
      </w:pPr>
      <w:r>
        <w:rPr>
          <w:rFonts w:ascii="Arial" w:eastAsia="Arial" w:hAnsi="Arial"/>
          <w:sz w:val="22"/>
        </w:rPr>
        <w:t>Addictions and mental health.</w:t>
      </w:r>
    </w:p>
    <w:p w14:paraId="4F256537" w14:textId="77777777" w:rsidR="00A747BC" w:rsidRDefault="00A747BC" w:rsidP="00A747BC">
      <w:pPr>
        <w:jc w:val="both"/>
        <w:rPr>
          <w:rFonts w:ascii="Arial" w:eastAsia="Arial" w:hAnsi="Arial"/>
          <w:sz w:val="22"/>
          <w:szCs w:val="22"/>
        </w:rPr>
      </w:pPr>
    </w:p>
    <w:tbl>
      <w:tblPr>
        <w:tblStyle w:val="TableGrid"/>
        <w:tblW w:w="0" w:type="auto"/>
        <w:tblLook w:val="04A0" w:firstRow="1" w:lastRow="0" w:firstColumn="1" w:lastColumn="0" w:noHBand="0" w:noVBand="1"/>
      </w:tblPr>
      <w:tblGrid>
        <w:gridCol w:w="3116"/>
        <w:gridCol w:w="3117"/>
        <w:gridCol w:w="3117"/>
      </w:tblGrid>
      <w:tr w:rsidR="00954EB6" w14:paraId="3399AC07" w14:textId="77777777" w:rsidTr="00954EB6">
        <w:tc>
          <w:tcPr>
            <w:tcW w:w="3116" w:type="dxa"/>
          </w:tcPr>
          <w:p w14:paraId="6BD5ADBF" w14:textId="35522275" w:rsidR="00954EB6" w:rsidRPr="00A82468" w:rsidRDefault="00954EB6" w:rsidP="00A747BC">
            <w:pPr>
              <w:jc w:val="both"/>
              <w:rPr>
                <w:rFonts w:ascii="Arial" w:eastAsia="Arial" w:hAnsi="Arial"/>
                <w:b/>
                <w:bCs/>
              </w:rPr>
            </w:pPr>
            <w:r w:rsidRPr="00A82468">
              <w:rPr>
                <w:rFonts w:ascii="Arial" w:eastAsia="Arial" w:hAnsi="Arial"/>
                <w:b/>
                <w:bCs/>
              </w:rPr>
              <w:t>Community Legal Clinic</w:t>
            </w:r>
          </w:p>
        </w:tc>
        <w:tc>
          <w:tcPr>
            <w:tcW w:w="3117" w:type="dxa"/>
          </w:tcPr>
          <w:p w14:paraId="7F777BA8" w14:textId="7C87F042" w:rsidR="00954EB6" w:rsidRPr="00A82468" w:rsidRDefault="00954EB6" w:rsidP="00A747BC">
            <w:pPr>
              <w:jc w:val="both"/>
              <w:rPr>
                <w:rFonts w:ascii="Arial" w:eastAsia="Arial" w:hAnsi="Arial"/>
                <w:b/>
                <w:bCs/>
              </w:rPr>
            </w:pPr>
            <w:r w:rsidRPr="00A82468">
              <w:rPr>
                <w:rFonts w:ascii="Arial" w:eastAsia="Arial" w:hAnsi="Arial"/>
                <w:b/>
                <w:bCs/>
              </w:rPr>
              <w:t>How do clients access services and how did they become aware of services?</w:t>
            </w:r>
          </w:p>
        </w:tc>
        <w:tc>
          <w:tcPr>
            <w:tcW w:w="3117" w:type="dxa"/>
          </w:tcPr>
          <w:p w14:paraId="25CFE53A" w14:textId="04AAB62E" w:rsidR="00954EB6" w:rsidRPr="00A82468" w:rsidRDefault="00954EB6" w:rsidP="00A747BC">
            <w:pPr>
              <w:jc w:val="both"/>
              <w:rPr>
                <w:rFonts w:ascii="Arial" w:eastAsia="Arial" w:hAnsi="Arial"/>
                <w:b/>
                <w:bCs/>
              </w:rPr>
            </w:pPr>
            <w:r w:rsidRPr="00A82468">
              <w:rPr>
                <w:rFonts w:ascii="Arial" w:eastAsia="Arial" w:hAnsi="Arial"/>
                <w:b/>
                <w:bCs/>
              </w:rPr>
              <w:t>What challenges are there in accessing services?</w:t>
            </w:r>
          </w:p>
        </w:tc>
      </w:tr>
      <w:tr w:rsidR="00954EB6" w14:paraId="67DF1CB1" w14:textId="77777777" w:rsidTr="00954EB6">
        <w:tc>
          <w:tcPr>
            <w:tcW w:w="3116" w:type="dxa"/>
          </w:tcPr>
          <w:p w14:paraId="296946BC" w14:textId="6F21EF7D" w:rsidR="00954EB6" w:rsidRPr="00A82468" w:rsidRDefault="00954EB6" w:rsidP="00A747BC">
            <w:pPr>
              <w:jc w:val="both"/>
              <w:rPr>
                <w:rFonts w:ascii="Arial" w:eastAsia="Arial" w:hAnsi="Arial"/>
              </w:rPr>
            </w:pPr>
            <w:r w:rsidRPr="00A82468">
              <w:rPr>
                <w:rFonts w:ascii="Arial" w:eastAsia="Arial" w:hAnsi="Arial"/>
              </w:rPr>
              <w:t>Northwest</w:t>
            </w:r>
          </w:p>
        </w:tc>
        <w:tc>
          <w:tcPr>
            <w:tcW w:w="3117" w:type="dxa"/>
          </w:tcPr>
          <w:p w14:paraId="1B63B23B" w14:textId="77777777" w:rsidR="00954EB6" w:rsidRPr="00A82468" w:rsidRDefault="00954EB6" w:rsidP="00A747BC">
            <w:pPr>
              <w:jc w:val="both"/>
              <w:rPr>
                <w:rFonts w:ascii="Arial" w:eastAsia="Arial" w:hAnsi="Arial"/>
              </w:rPr>
            </w:pPr>
            <w:r w:rsidRPr="00A82468">
              <w:rPr>
                <w:rFonts w:ascii="Arial" w:eastAsia="Arial" w:hAnsi="Arial"/>
              </w:rPr>
              <w:t>Referrals from other service providers and agencies</w:t>
            </w:r>
          </w:p>
          <w:p w14:paraId="46CB6AFF" w14:textId="3BF6BA88" w:rsidR="00954EB6" w:rsidRPr="00A82468" w:rsidRDefault="00954EB6" w:rsidP="00A747BC">
            <w:pPr>
              <w:jc w:val="both"/>
              <w:rPr>
                <w:rFonts w:ascii="Arial" w:eastAsia="Arial" w:hAnsi="Arial"/>
              </w:rPr>
            </w:pPr>
            <w:r w:rsidRPr="00A82468">
              <w:rPr>
                <w:rFonts w:ascii="Arial" w:eastAsia="Arial" w:hAnsi="Arial"/>
              </w:rPr>
              <w:t>Direct need for the clinic</w:t>
            </w:r>
          </w:p>
        </w:tc>
        <w:tc>
          <w:tcPr>
            <w:tcW w:w="3117" w:type="dxa"/>
          </w:tcPr>
          <w:p w14:paraId="080C329B" w14:textId="77777777" w:rsidR="00954EB6" w:rsidRPr="00A82468" w:rsidRDefault="00584FBC" w:rsidP="00A747BC">
            <w:pPr>
              <w:jc w:val="both"/>
              <w:rPr>
                <w:rFonts w:ascii="Arial" w:eastAsia="Arial" w:hAnsi="Arial"/>
              </w:rPr>
            </w:pPr>
            <w:r w:rsidRPr="00A82468">
              <w:rPr>
                <w:rFonts w:ascii="Arial" w:eastAsia="Arial" w:hAnsi="Arial"/>
              </w:rPr>
              <w:t>Transit/distance</w:t>
            </w:r>
          </w:p>
          <w:p w14:paraId="5AE76A2F" w14:textId="77777777" w:rsidR="00584FBC" w:rsidRPr="00A82468" w:rsidRDefault="00584FBC" w:rsidP="00A747BC">
            <w:pPr>
              <w:jc w:val="both"/>
              <w:rPr>
                <w:rFonts w:ascii="Arial" w:eastAsia="Arial" w:hAnsi="Arial"/>
              </w:rPr>
            </w:pPr>
            <w:r w:rsidRPr="00A82468">
              <w:rPr>
                <w:rFonts w:ascii="Arial" w:eastAsia="Arial" w:hAnsi="Arial"/>
              </w:rPr>
              <w:t>Language</w:t>
            </w:r>
          </w:p>
          <w:p w14:paraId="39766A77" w14:textId="77777777" w:rsidR="00584FBC" w:rsidRPr="00A82468" w:rsidRDefault="00584FBC" w:rsidP="00A747BC">
            <w:pPr>
              <w:jc w:val="both"/>
              <w:rPr>
                <w:rFonts w:ascii="Arial" w:eastAsia="Arial" w:hAnsi="Arial"/>
              </w:rPr>
            </w:pPr>
            <w:r w:rsidRPr="00A82468">
              <w:rPr>
                <w:rFonts w:ascii="Arial" w:eastAsia="Arial" w:hAnsi="Arial"/>
              </w:rPr>
              <w:t>Technology</w:t>
            </w:r>
          </w:p>
          <w:p w14:paraId="2B6CF4AB" w14:textId="77777777" w:rsidR="00584FBC" w:rsidRPr="00A82468" w:rsidRDefault="00584FBC" w:rsidP="00A747BC">
            <w:pPr>
              <w:jc w:val="both"/>
              <w:rPr>
                <w:rFonts w:ascii="Arial" w:eastAsia="Arial" w:hAnsi="Arial"/>
              </w:rPr>
            </w:pPr>
            <w:r w:rsidRPr="00A82468">
              <w:rPr>
                <w:rFonts w:ascii="Arial" w:eastAsia="Arial" w:hAnsi="Arial"/>
              </w:rPr>
              <w:t>Knowledge gaps (can the clinic even help them, what services do they offer, etc.)</w:t>
            </w:r>
          </w:p>
          <w:p w14:paraId="04D4842B" w14:textId="2E44AEBF" w:rsidR="00584FBC" w:rsidRPr="00A82468" w:rsidRDefault="00584FBC" w:rsidP="00A747BC">
            <w:pPr>
              <w:jc w:val="both"/>
              <w:rPr>
                <w:rFonts w:ascii="Arial" w:eastAsia="Arial" w:hAnsi="Arial"/>
              </w:rPr>
            </w:pPr>
            <w:r w:rsidRPr="00A82468">
              <w:rPr>
                <w:rFonts w:ascii="Arial" w:eastAsia="Arial" w:hAnsi="Arial"/>
              </w:rPr>
              <w:t>Deep rooted issues (trust, colonialism, racism, etc.)</w:t>
            </w:r>
          </w:p>
        </w:tc>
      </w:tr>
      <w:tr w:rsidR="00954EB6" w14:paraId="765C1CC3" w14:textId="77777777" w:rsidTr="00954EB6">
        <w:tc>
          <w:tcPr>
            <w:tcW w:w="3116" w:type="dxa"/>
          </w:tcPr>
          <w:p w14:paraId="755C9F8B" w14:textId="3A506DE0" w:rsidR="00954EB6" w:rsidRPr="00A82468" w:rsidRDefault="00584FBC" w:rsidP="00A747BC">
            <w:pPr>
              <w:jc w:val="both"/>
              <w:rPr>
                <w:rFonts w:ascii="Arial" w:eastAsia="Arial" w:hAnsi="Arial"/>
              </w:rPr>
            </w:pPr>
            <w:r w:rsidRPr="00A82468">
              <w:rPr>
                <w:rFonts w:ascii="Arial" w:eastAsia="Arial" w:hAnsi="Arial"/>
              </w:rPr>
              <w:t>Lake Country</w:t>
            </w:r>
          </w:p>
        </w:tc>
        <w:tc>
          <w:tcPr>
            <w:tcW w:w="3117" w:type="dxa"/>
          </w:tcPr>
          <w:p w14:paraId="2D9070B6" w14:textId="77777777" w:rsidR="00584FBC" w:rsidRPr="00A82468" w:rsidRDefault="00584FBC" w:rsidP="00A747BC">
            <w:pPr>
              <w:jc w:val="both"/>
              <w:rPr>
                <w:rFonts w:ascii="Arial" w:eastAsia="Arial" w:hAnsi="Arial"/>
              </w:rPr>
            </w:pPr>
            <w:r w:rsidRPr="00A82468">
              <w:rPr>
                <w:rFonts w:ascii="Arial" w:eastAsia="Arial" w:hAnsi="Arial"/>
              </w:rPr>
              <w:t>Referrals from other service providers and agencies</w:t>
            </w:r>
          </w:p>
          <w:p w14:paraId="3A468D31" w14:textId="77777777" w:rsidR="00584FBC" w:rsidRPr="00A82468" w:rsidRDefault="00584FBC" w:rsidP="00A747BC">
            <w:pPr>
              <w:jc w:val="both"/>
              <w:rPr>
                <w:rFonts w:ascii="Arial" w:eastAsia="Arial" w:hAnsi="Arial"/>
              </w:rPr>
            </w:pPr>
            <w:r w:rsidRPr="00A82468">
              <w:rPr>
                <w:rFonts w:ascii="Arial" w:eastAsia="Arial" w:hAnsi="Arial"/>
              </w:rPr>
              <w:t>Direct Need for the clinic</w:t>
            </w:r>
          </w:p>
          <w:p w14:paraId="7D619140" w14:textId="3BCE67A3" w:rsidR="00584FBC" w:rsidRPr="00A82468" w:rsidRDefault="00584FBC" w:rsidP="00A747BC">
            <w:pPr>
              <w:jc w:val="both"/>
              <w:rPr>
                <w:rFonts w:ascii="Arial" w:eastAsia="Arial" w:hAnsi="Arial"/>
              </w:rPr>
            </w:pPr>
            <w:r w:rsidRPr="00A82468">
              <w:rPr>
                <w:rFonts w:ascii="Arial" w:eastAsia="Arial" w:hAnsi="Arial"/>
              </w:rPr>
              <w:t>Friends and family</w:t>
            </w:r>
          </w:p>
        </w:tc>
        <w:tc>
          <w:tcPr>
            <w:tcW w:w="3117" w:type="dxa"/>
          </w:tcPr>
          <w:p w14:paraId="0080332E" w14:textId="77777777" w:rsidR="00954EB6" w:rsidRPr="00A82468" w:rsidRDefault="00584FBC" w:rsidP="00A747BC">
            <w:pPr>
              <w:jc w:val="both"/>
              <w:rPr>
                <w:rFonts w:ascii="Arial" w:eastAsia="Arial" w:hAnsi="Arial"/>
              </w:rPr>
            </w:pPr>
            <w:r w:rsidRPr="00A82468">
              <w:rPr>
                <w:rFonts w:ascii="Arial" w:eastAsia="Arial" w:hAnsi="Arial"/>
              </w:rPr>
              <w:t>Transit/distance</w:t>
            </w:r>
          </w:p>
          <w:p w14:paraId="50FD744B" w14:textId="77777777" w:rsidR="00584FBC" w:rsidRPr="00A82468" w:rsidRDefault="00584FBC" w:rsidP="00A747BC">
            <w:pPr>
              <w:jc w:val="both"/>
              <w:rPr>
                <w:rFonts w:ascii="Arial" w:eastAsia="Arial" w:hAnsi="Arial"/>
              </w:rPr>
            </w:pPr>
            <w:r w:rsidRPr="00A82468">
              <w:rPr>
                <w:rFonts w:ascii="Arial" w:eastAsia="Arial" w:hAnsi="Arial"/>
              </w:rPr>
              <w:t>Technology</w:t>
            </w:r>
          </w:p>
          <w:p w14:paraId="230E4AE6" w14:textId="608F32D3" w:rsidR="00584FBC" w:rsidRPr="00A82468" w:rsidRDefault="00584FBC" w:rsidP="00A747BC">
            <w:pPr>
              <w:jc w:val="both"/>
              <w:rPr>
                <w:rFonts w:ascii="Arial" w:eastAsia="Arial" w:hAnsi="Arial"/>
              </w:rPr>
            </w:pPr>
            <w:r w:rsidRPr="00A82468">
              <w:rPr>
                <w:rFonts w:ascii="Arial" w:eastAsia="Arial" w:hAnsi="Arial"/>
              </w:rPr>
              <w:t>Deep rooted issues (discrimination, low self-confidence)</w:t>
            </w:r>
          </w:p>
        </w:tc>
      </w:tr>
      <w:tr w:rsidR="00954EB6" w14:paraId="1FA9D5B8" w14:textId="77777777" w:rsidTr="00954EB6">
        <w:tc>
          <w:tcPr>
            <w:tcW w:w="3116" w:type="dxa"/>
          </w:tcPr>
          <w:p w14:paraId="46C8626B" w14:textId="1FB0C786" w:rsidR="00954EB6" w:rsidRPr="00A82468" w:rsidRDefault="00584FBC" w:rsidP="00A747BC">
            <w:pPr>
              <w:jc w:val="both"/>
              <w:rPr>
                <w:rFonts w:ascii="Arial" w:eastAsia="Arial" w:hAnsi="Arial"/>
              </w:rPr>
            </w:pPr>
            <w:proofErr w:type="spellStart"/>
            <w:r w:rsidRPr="00A82468">
              <w:rPr>
                <w:rFonts w:ascii="Arial" w:eastAsia="Arial" w:hAnsi="Arial"/>
              </w:rPr>
              <w:t>Kinna-Aweya</w:t>
            </w:r>
            <w:proofErr w:type="spellEnd"/>
          </w:p>
        </w:tc>
        <w:tc>
          <w:tcPr>
            <w:tcW w:w="3117" w:type="dxa"/>
          </w:tcPr>
          <w:p w14:paraId="32C41B1B" w14:textId="77777777" w:rsidR="00954EB6" w:rsidRPr="00A82468" w:rsidRDefault="00584FBC" w:rsidP="00A747BC">
            <w:pPr>
              <w:jc w:val="both"/>
              <w:rPr>
                <w:rFonts w:ascii="Arial" w:eastAsia="Arial" w:hAnsi="Arial"/>
              </w:rPr>
            </w:pPr>
            <w:r w:rsidRPr="00A82468">
              <w:rPr>
                <w:rFonts w:ascii="Arial" w:eastAsia="Arial" w:hAnsi="Arial"/>
              </w:rPr>
              <w:t>Referrals from other service providers and agencies</w:t>
            </w:r>
          </w:p>
          <w:p w14:paraId="3BC305C1" w14:textId="77777777" w:rsidR="00584FBC" w:rsidRPr="00A82468" w:rsidRDefault="00584FBC" w:rsidP="00A747BC">
            <w:pPr>
              <w:jc w:val="both"/>
              <w:rPr>
                <w:rFonts w:ascii="Arial" w:eastAsia="Arial" w:hAnsi="Arial"/>
              </w:rPr>
            </w:pPr>
            <w:r w:rsidRPr="00A82468">
              <w:rPr>
                <w:rFonts w:ascii="Arial" w:eastAsia="Arial" w:hAnsi="Arial"/>
              </w:rPr>
              <w:t>Direct Need for the clinic</w:t>
            </w:r>
          </w:p>
          <w:p w14:paraId="1812D08F" w14:textId="77777777" w:rsidR="00584FBC" w:rsidRPr="00A82468" w:rsidRDefault="00584FBC" w:rsidP="00A747BC">
            <w:pPr>
              <w:jc w:val="both"/>
              <w:rPr>
                <w:rFonts w:ascii="Arial" w:eastAsia="Arial" w:hAnsi="Arial"/>
              </w:rPr>
            </w:pPr>
            <w:r w:rsidRPr="00A82468">
              <w:rPr>
                <w:rFonts w:ascii="Arial" w:eastAsia="Arial" w:hAnsi="Arial"/>
              </w:rPr>
              <w:t>Friends and family</w:t>
            </w:r>
          </w:p>
          <w:p w14:paraId="085E1AAF" w14:textId="77777777" w:rsidR="00584FBC" w:rsidRPr="00A82468" w:rsidRDefault="00584FBC" w:rsidP="00A747BC">
            <w:pPr>
              <w:jc w:val="both"/>
              <w:rPr>
                <w:rFonts w:ascii="Arial" w:eastAsia="Arial" w:hAnsi="Arial"/>
              </w:rPr>
            </w:pPr>
            <w:r w:rsidRPr="00A82468">
              <w:rPr>
                <w:rFonts w:ascii="Arial" w:eastAsia="Arial" w:hAnsi="Arial"/>
              </w:rPr>
              <w:t>Walk-ins</w:t>
            </w:r>
          </w:p>
          <w:p w14:paraId="10748D33" w14:textId="772D03E1" w:rsidR="00584FBC" w:rsidRPr="00A82468" w:rsidRDefault="00584FBC" w:rsidP="00A747BC">
            <w:pPr>
              <w:jc w:val="both"/>
              <w:rPr>
                <w:rFonts w:ascii="Arial" w:eastAsia="Arial" w:hAnsi="Arial"/>
              </w:rPr>
            </w:pPr>
            <w:r w:rsidRPr="00A82468">
              <w:rPr>
                <w:rFonts w:ascii="Arial" w:eastAsia="Arial" w:hAnsi="Arial"/>
              </w:rPr>
              <w:t xml:space="preserve">Client suggest that the clinic has a long standing presence in the community </w:t>
            </w:r>
          </w:p>
        </w:tc>
        <w:tc>
          <w:tcPr>
            <w:tcW w:w="3117" w:type="dxa"/>
          </w:tcPr>
          <w:p w14:paraId="46734726" w14:textId="77777777" w:rsidR="00954EB6" w:rsidRPr="00A82468" w:rsidRDefault="00584FBC" w:rsidP="00A747BC">
            <w:pPr>
              <w:jc w:val="both"/>
              <w:rPr>
                <w:rFonts w:ascii="Arial" w:eastAsia="Arial" w:hAnsi="Arial"/>
              </w:rPr>
            </w:pPr>
            <w:r w:rsidRPr="00A82468">
              <w:rPr>
                <w:rFonts w:ascii="Arial" w:eastAsia="Arial" w:hAnsi="Arial"/>
              </w:rPr>
              <w:t>Transit/distance</w:t>
            </w:r>
          </w:p>
          <w:p w14:paraId="76765BF7" w14:textId="77777777" w:rsidR="00584FBC" w:rsidRPr="00A82468" w:rsidRDefault="00584FBC" w:rsidP="00A747BC">
            <w:pPr>
              <w:jc w:val="both"/>
              <w:rPr>
                <w:rFonts w:ascii="Arial" w:eastAsia="Arial" w:hAnsi="Arial"/>
              </w:rPr>
            </w:pPr>
            <w:r w:rsidRPr="00A82468">
              <w:rPr>
                <w:rFonts w:ascii="Arial" w:eastAsia="Arial" w:hAnsi="Arial"/>
              </w:rPr>
              <w:t>Technology</w:t>
            </w:r>
          </w:p>
          <w:p w14:paraId="3C801B25" w14:textId="77777777" w:rsidR="00584FBC" w:rsidRPr="00A82468" w:rsidRDefault="00584FBC" w:rsidP="00A747BC">
            <w:pPr>
              <w:jc w:val="both"/>
              <w:rPr>
                <w:rFonts w:ascii="Arial" w:eastAsia="Arial" w:hAnsi="Arial"/>
              </w:rPr>
            </w:pPr>
            <w:r w:rsidRPr="00A82468">
              <w:rPr>
                <w:rFonts w:ascii="Arial" w:eastAsia="Arial" w:hAnsi="Arial"/>
              </w:rPr>
              <w:t>How and what services are provided (i.e. intake, limited resources, need help with Human Rights issues)</w:t>
            </w:r>
          </w:p>
          <w:p w14:paraId="1AD24BF1" w14:textId="77777777" w:rsidR="00584FBC" w:rsidRPr="00A82468" w:rsidRDefault="00584FBC" w:rsidP="00A747BC">
            <w:pPr>
              <w:jc w:val="both"/>
              <w:rPr>
                <w:rFonts w:ascii="Arial" w:eastAsia="Arial" w:hAnsi="Arial"/>
              </w:rPr>
            </w:pPr>
            <w:r w:rsidRPr="00A82468">
              <w:rPr>
                <w:rFonts w:ascii="Arial" w:eastAsia="Arial" w:hAnsi="Arial"/>
              </w:rPr>
              <w:t>Languages</w:t>
            </w:r>
          </w:p>
          <w:p w14:paraId="17870EA6" w14:textId="77777777" w:rsidR="00584FBC" w:rsidRPr="00A82468" w:rsidRDefault="00584FBC" w:rsidP="00A747BC">
            <w:pPr>
              <w:jc w:val="both"/>
              <w:rPr>
                <w:rFonts w:ascii="Arial" w:eastAsia="Arial" w:hAnsi="Arial"/>
              </w:rPr>
            </w:pPr>
            <w:r w:rsidRPr="00A82468">
              <w:rPr>
                <w:rFonts w:ascii="Arial" w:eastAsia="Arial" w:hAnsi="Arial"/>
              </w:rPr>
              <w:t>Cultural barriers/sensitivity</w:t>
            </w:r>
          </w:p>
          <w:p w14:paraId="72A8CB74" w14:textId="77777777" w:rsidR="00584FBC" w:rsidRPr="00A82468" w:rsidRDefault="00584FBC" w:rsidP="00A747BC">
            <w:pPr>
              <w:jc w:val="both"/>
              <w:rPr>
                <w:rFonts w:ascii="Arial" w:eastAsia="Arial" w:hAnsi="Arial"/>
              </w:rPr>
            </w:pPr>
            <w:r w:rsidRPr="00A82468">
              <w:rPr>
                <w:rFonts w:ascii="Arial" w:eastAsia="Arial" w:hAnsi="Arial"/>
              </w:rPr>
              <w:t>Trust</w:t>
            </w:r>
          </w:p>
          <w:p w14:paraId="7AC32642" w14:textId="77777777" w:rsidR="00584FBC" w:rsidRPr="00A82468" w:rsidRDefault="00584FBC" w:rsidP="00A747BC">
            <w:pPr>
              <w:jc w:val="both"/>
              <w:rPr>
                <w:rFonts w:ascii="Arial" w:eastAsia="Arial" w:hAnsi="Arial"/>
              </w:rPr>
            </w:pPr>
            <w:r w:rsidRPr="00A82468">
              <w:rPr>
                <w:rFonts w:ascii="Arial" w:eastAsia="Arial" w:hAnsi="Arial"/>
              </w:rPr>
              <w:t>Mental health and addiction</w:t>
            </w:r>
          </w:p>
          <w:p w14:paraId="62598756" w14:textId="76480B17" w:rsidR="00584FBC" w:rsidRPr="00A82468" w:rsidRDefault="00584FBC" w:rsidP="00A747BC">
            <w:pPr>
              <w:jc w:val="both"/>
              <w:rPr>
                <w:rFonts w:ascii="Arial" w:eastAsia="Arial" w:hAnsi="Arial"/>
              </w:rPr>
            </w:pPr>
            <w:r w:rsidRPr="00A82468">
              <w:rPr>
                <w:rFonts w:ascii="Arial" w:eastAsia="Arial" w:hAnsi="Arial"/>
              </w:rPr>
              <w:t>Knowledge gaps</w:t>
            </w:r>
          </w:p>
        </w:tc>
      </w:tr>
      <w:tr w:rsidR="00954EB6" w14:paraId="04EA3801" w14:textId="77777777" w:rsidTr="00954EB6">
        <w:tc>
          <w:tcPr>
            <w:tcW w:w="3116" w:type="dxa"/>
          </w:tcPr>
          <w:p w14:paraId="5178C7C3" w14:textId="0C5F0AB1" w:rsidR="00954EB6" w:rsidRPr="00A82468" w:rsidRDefault="00584FBC" w:rsidP="00A747BC">
            <w:pPr>
              <w:jc w:val="both"/>
              <w:rPr>
                <w:rFonts w:ascii="Arial" w:eastAsia="Arial" w:hAnsi="Arial"/>
              </w:rPr>
            </w:pPr>
            <w:r w:rsidRPr="00A82468">
              <w:rPr>
                <w:rFonts w:ascii="Arial" w:eastAsia="Arial" w:hAnsi="Arial"/>
              </w:rPr>
              <w:t>Sudbury</w:t>
            </w:r>
          </w:p>
        </w:tc>
        <w:tc>
          <w:tcPr>
            <w:tcW w:w="3117" w:type="dxa"/>
          </w:tcPr>
          <w:p w14:paraId="40B854D0" w14:textId="77777777" w:rsidR="00584FBC" w:rsidRPr="00A82468" w:rsidRDefault="00584FBC" w:rsidP="00584FBC">
            <w:pPr>
              <w:jc w:val="both"/>
              <w:rPr>
                <w:rFonts w:ascii="Arial" w:eastAsia="Arial" w:hAnsi="Arial"/>
              </w:rPr>
            </w:pPr>
            <w:r w:rsidRPr="00A82468">
              <w:rPr>
                <w:rFonts w:ascii="Arial" w:eastAsia="Arial" w:hAnsi="Arial"/>
              </w:rPr>
              <w:t>Referrals from other service providers and agencies</w:t>
            </w:r>
          </w:p>
          <w:p w14:paraId="7A9A90AB" w14:textId="77777777" w:rsidR="00584FBC" w:rsidRPr="00A82468" w:rsidRDefault="00584FBC" w:rsidP="00584FBC">
            <w:pPr>
              <w:jc w:val="both"/>
              <w:rPr>
                <w:rFonts w:ascii="Arial" w:eastAsia="Arial" w:hAnsi="Arial"/>
              </w:rPr>
            </w:pPr>
            <w:r w:rsidRPr="00A82468">
              <w:rPr>
                <w:rFonts w:ascii="Arial" w:eastAsia="Arial" w:hAnsi="Arial"/>
              </w:rPr>
              <w:t>Direct Need for the clinic</w:t>
            </w:r>
          </w:p>
          <w:p w14:paraId="43234452" w14:textId="77777777" w:rsidR="00954EB6" w:rsidRPr="00A82468" w:rsidRDefault="00584FBC" w:rsidP="00A747BC">
            <w:pPr>
              <w:jc w:val="both"/>
              <w:rPr>
                <w:rFonts w:ascii="Arial" w:eastAsia="Arial" w:hAnsi="Arial"/>
              </w:rPr>
            </w:pPr>
            <w:r w:rsidRPr="00A82468">
              <w:rPr>
                <w:rFonts w:ascii="Arial" w:eastAsia="Arial" w:hAnsi="Arial"/>
              </w:rPr>
              <w:t xml:space="preserve">Have a rural presence though limited </w:t>
            </w:r>
          </w:p>
          <w:p w14:paraId="76B1E892" w14:textId="77777777" w:rsidR="00584FBC" w:rsidRPr="00A82468" w:rsidRDefault="00584FBC" w:rsidP="00A747BC">
            <w:pPr>
              <w:jc w:val="both"/>
              <w:rPr>
                <w:rFonts w:ascii="Arial" w:eastAsia="Arial" w:hAnsi="Arial"/>
              </w:rPr>
            </w:pPr>
            <w:r w:rsidRPr="00A82468">
              <w:rPr>
                <w:rFonts w:ascii="Arial" w:eastAsia="Arial" w:hAnsi="Arial"/>
              </w:rPr>
              <w:t>Friends and family</w:t>
            </w:r>
          </w:p>
          <w:p w14:paraId="21946E77" w14:textId="7FC446C5" w:rsidR="00584FBC" w:rsidRPr="00A82468" w:rsidRDefault="00584FBC" w:rsidP="00A747BC">
            <w:pPr>
              <w:jc w:val="both"/>
              <w:rPr>
                <w:rFonts w:ascii="Arial" w:eastAsia="Arial" w:hAnsi="Arial"/>
              </w:rPr>
            </w:pPr>
            <w:r w:rsidRPr="00A82468">
              <w:rPr>
                <w:rFonts w:ascii="Arial" w:eastAsia="Arial" w:hAnsi="Arial"/>
              </w:rPr>
              <w:t>Communications (i.e. online)</w:t>
            </w:r>
          </w:p>
        </w:tc>
        <w:tc>
          <w:tcPr>
            <w:tcW w:w="3117" w:type="dxa"/>
          </w:tcPr>
          <w:p w14:paraId="7068FC6B" w14:textId="77777777" w:rsidR="00954EB6" w:rsidRPr="00A82468" w:rsidRDefault="00584FBC" w:rsidP="00A747BC">
            <w:pPr>
              <w:jc w:val="both"/>
              <w:rPr>
                <w:rFonts w:ascii="Arial" w:eastAsia="Arial" w:hAnsi="Arial"/>
              </w:rPr>
            </w:pPr>
            <w:r w:rsidRPr="00A82468">
              <w:rPr>
                <w:rFonts w:ascii="Arial" w:eastAsia="Arial" w:hAnsi="Arial"/>
              </w:rPr>
              <w:t>Indigenous Services Canada &amp; First Nation conflicts</w:t>
            </w:r>
          </w:p>
          <w:p w14:paraId="2F067B9B" w14:textId="77777777" w:rsidR="00584FBC" w:rsidRPr="00A82468" w:rsidRDefault="00584FBC" w:rsidP="00A747BC">
            <w:pPr>
              <w:jc w:val="both"/>
              <w:rPr>
                <w:rFonts w:ascii="Arial" w:eastAsia="Arial" w:hAnsi="Arial"/>
              </w:rPr>
            </w:pPr>
            <w:r w:rsidRPr="00A82468">
              <w:rPr>
                <w:rFonts w:ascii="Arial" w:eastAsia="Arial" w:hAnsi="Arial"/>
              </w:rPr>
              <w:t>Transit/distance</w:t>
            </w:r>
          </w:p>
          <w:p w14:paraId="4BD35219" w14:textId="77777777" w:rsidR="00584FBC" w:rsidRPr="00A82468" w:rsidRDefault="00584FBC" w:rsidP="00A747BC">
            <w:pPr>
              <w:jc w:val="both"/>
              <w:rPr>
                <w:rFonts w:ascii="Arial" w:eastAsia="Arial" w:hAnsi="Arial"/>
              </w:rPr>
            </w:pPr>
            <w:r w:rsidRPr="00A82468">
              <w:rPr>
                <w:rFonts w:ascii="Arial" w:eastAsia="Arial" w:hAnsi="Arial"/>
              </w:rPr>
              <w:t>Location and setting of clinic</w:t>
            </w:r>
          </w:p>
          <w:p w14:paraId="3BC829F7" w14:textId="77777777" w:rsidR="00584FBC" w:rsidRPr="00A82468" w:rsidRDefault="00584FBC" w:rsidP="00A747BC">
            <w:pPr>
              <w:jc w:val="both"/>
              <w:rPr>
                <w:rFonts w:ascii="Arial" w:eastAsia="Arial" w:hAnsi="Arial"/>
              </w:rPr>
            </w:pPr>
            <w:r w:rsidRPr="00A82468">
              <w:rPr>
                <w:rFonts w:ascii="Arial" w:eastAsia="Arial" w:hAnsi="Arial"/>
              </w:rPr>
              <w:t>What and how services are provided</w:t>
            </w:r>
          </w:p>
          <w:p w14:paraId="52BCBE87" w14:textId="77777777" w:rsidR="00584FBC" w:rsidRPr="00A82468" w:rsidRDefault="00584FBC" w:rsidP="00A747BC">
            <w:pPr>
              <w:jc w:val="both"/>
              <w:rPr>
                <w:rFonts w:ascii="Arial" w:eastAsia="Arial" w:hAnsi="Arial"/>
              </w:rPr>
            </w:pPr>
            <w:r w:rsidRPr="00A82468">
              <w:rPr>
                <w:rFonts w:ascii="Arial" w:eastAsia="Arial" w:hAnsi="Arial"/>
              </w:rPr>
              <w:t>Issues beyond the mandate of the clinic</w:t>
            </w:r>
          </w:p>
          <w:p w14:paraId="565E90EA" w14:textId="133DBAFB" w:rsidR="00584FBC" w:rsidRPr="00A82468" w:rsidRDefault="00584FBC" w:rsidP="00A747BC">
            <w:pPr>
              <w:jc w:val="both"/>
              <w:rPr>
                <w:rFonts w:ascii="Arial" w:eastAsia="Arial" w:hAnsi="Arial"/>
              </w:rPr>
            </w:pPr>
            <w:r w:rsidRPr="00A82468">
              <w:rPr>
                <w:rFonts w:ascii="Arial" w:eastAsia="Arial" w:hAnsi="Arial"/>
              </w:rPr>
              <w:t>Deep-rooted issues (colonial institution)</w:t>
            </w:r>
          </w:p>
        </w:tc>
      </w:tr>
      <w:tr w:rsidR="00954EB6" w14:paraId="04FBB0D7" w14:textId="77777777" w:rsidTr="00954EB6">
        <w:tc>
          <w:tcPr>
            <w:tcW w:w="3116" w:type="dxa"/>
          </w:tcPr>
          <w:p w14:paraId="28732D6C" w14:textId="1153F677" w:rsidR="00954EB6" w:rsidRPr="00A82468" w:rsidRDefault="00584FBC" w:rsidP="00A747BC">
            <w:pPr>
              <w:jc w:val="both"/>
              <w:rPr>
                <w:rFonts w:ascii="Arial" w:eastAsia="Arial" w:hAnsi="Arial"/>
              </w:rPr>
            </w:pPr>
            <w:r w:rsidRPr="00A82468">
              <w:rPr>
                <w:rFonts w:ascii="Arial" w:eastAsia="Arial" w:hAnsi="Arial"/>
              </w:rPr>
              <w:t>Manitoulin</w:t>
            </w:r>
          </w:p>
        </w:tc>
        <w:tc>
          <w:tcPr>
            <w:tcW w:w="3117" w:type="dxa"/>
          </w:tcPr>
          <w:p w14:paraId="450BE501" w14:textId="77777777" w:rsidR="00584FBC" w:rsidRPr="00A82468" w:rsidRDefault="00584FBC" w:rsidP="00584FBC">
            <w:pPr>
              <w:jc w:val="both"/>
              <w:rPr>
                <w:rFonts w:ascii="Arial" w:eastAsia="Arial" w:hAnsi="Arial"/>
              </w:rPr>
            </w:pPr>
            <w:r w:rsidRPr="00A82468">
              <w:rPr>
                <w:rFonts w:ascii="Arial" w:eastAsia="Arial" w:hAnsi="Arial"/>
              </w:rPr>
              <w:t>Referrals from other service providers and agencies</w:t>
            </w:r>
          </w:p>
          <w:p w14:paraId="745D35C5" w14:textId="77777777" w:rsidR="00584FBC" w:rsidRPr="00A82468" w:rsidRDefault="00584FBC" w:rsidP="00584FBC">
            <w:pPr>
              <w:jc w:val="both"/>
              <w:rPr>
                <w:rFonts w:ascii="Arial" w:eastAsia="Arial" w:hAnsi="Arial"/>
              </w:rPr>
            </w:pPr>
            <w:r w:rsidRPr="00A82468">
              <w:rPr>
                <w:rFonts w:ascii="Arial" w:eastAsia="Arial" w:hAnsi="Arial"/>
              </w:rPr>
              <w:t>Direct Need for the clinic</w:t>
            </w:r>
          </w:p>
          <w:p w14:paraId="65A23E68" w14:textId="56F93F07" w:rsidR="00954EB6" w:rsidRPr="00A82468" w:rsidRDefault="00584FBC" w:rsidP="00A747BC">
            <w:pPr>
              <w:jc w:val="both"/>
              <w:rPr>
                <w:rFonts w:ascii="Arial" w:eastAsia="Arial" w:hAnsi="Arial"/>
              </w:rPr>
            </w:pPr>
            <w:r w:rsidRPr="00A82468">
              <w:rPr>
                <w:rFonts w:ascii="Arial" w:eastAsia="Arial" w:hAnsi="Arial"/>
              </w:rPr>
              <w:t>Walk-ins and phone calls</w:t>
            </w:r>
          </w:p>
        </w:tc>
        <w:tc>
          <w:tcPr>
            <w:tcW w:w="3117" w:type="dxa"/>
          </w:tcPr>
          <w:p w14:paraId="0A3FED60" w14:textId="77777777" w:rsidR="00954EB6" w:rsidRPr="00A82468" w:rsidRDefault="00584FBC" w:rsidP="00A747BC">
            <w:pPr>
              <w:jc w:val="both"/>
              <w:rPr>
                <w:rFonts w:ascii="Arial" w:eastAsia="Arial" w:hAnsi="Arial"/>
              </w:rPr>
            </w:pPr>
            <w:r w:rsidRPr="00A82468">
              <w:rPr>
                <w:rFonts w:ascii="Arial" w:eastAsia="Arial" w:hAnsi="Arial"/>
              </w:rPr>
              <w:t>Transit/distance</w:t>
            </w:r>
          </w:p>
          <w:p w14:paraId="43573AE7" w14:textId="77777777" w:rsidR="00584FBC" w:rsidRPr="00A82468" w:rsidRDefault="00584FBC" w:rsidP="00A747BC">
            <w:pPr>
              <w:jc w:val="both"/>
              <w:rPr>
                <w:rFonts w:ascii="Arial" w:eastAsia="Arial" w:hAnsi="Arial"/>
              </w:rPr>
            </w:pPr>
            <w:r w:rsidRPr="00A82468">
              <w:rPr>
                <w:rFonts w:ascii="Arial" w:eastAsia="Arial" w:hAnsi="Arial"/>
              </w:rPr>
              <w:t>Technology</w:t>
            </w:r>
          </w:p>
          <w:p w14:paraId="1231DC4C" w14:textId="77777777" w:rsidR="00584FBC" w:rsidRPr="00A82468" w:rsidRDefault="00584FBC" w:rsidP="00A747BC">
            <w:pPr>
              <w:jc w:val="both"/>
              <w:rPr>
                <w:rFonts w:ascii="Arial" w:eastAsia="Arial" w:hAnsi="Arial"/>
              </w:rPr>
            </w:pPr>
            <w:r w:rsidRPr="00A82468">
              <w:rPr>
                <w:rFonts w:ascii="Arial" w:eastAsia="Arial" w:hAnsi="Arial"/>
              </w:rPr>
              <w:t>Lack of trust</w:t>
            </w:r>
          </w:p>
          <w:p w14:paraId="24467D57" w14:textId="77777777" w:rsidR="00584FBC" w:rsidRPr="00A82468" w:rsidRDefault="00584FBC" w:rsidP="00A747BC">
            <w:pPr>
              <w:jc w:val="both"/>
              <w:rPr>
                <w:rFonts w:ascii="Arial" w:eastAsia="Arial" w:hAnsi="Arial"/>
              </w:rPr>
            </w:pPr>
            <w:r w:rsidRPr="00A82468">
              <w:rPr>
                <w:rFonts w:ascii="Arial" w:eastAsia="Arial" w:hAnsi="Arial"/>
              </w:rPr>
              <w:t>Knowledge gaps (changes to services make it harder to navigate</w:t>
            </w:r>
          </w:p>
          <w:p w14:paraId="1C410223" w14:textId="74421EB9" w:rsidR="00584FBC" w:rsidRPr="00A82468" w:rsidRDefault="00584FBC" w:rsidP="00A747BC">
            <w:pPr>
              <w:jc w:val="both"/>
              <w:rPr>
                <w:rFonts w:ascii="Arial" w:eastAsia="Arial" w:hAnsi="Arial"/>
              </w:rPr>
            </w:pPr>
            <w:r w:rsidRPr="00A82468">
              <w:rPr>
                <w:rFonts w:ascii="Arial" w:eastAsia="Arial" w:hAnsi="Arial"/>
              </w:rPr>
              <w:t>1-800 numbers are a deterrent and barrier)</w:t>
            </w:r>
          </w:p>
        </w:tc>
      </w:tr>
      <w:tr w:rsidR="00954EB6" w14:paraId="45A7C294" w14:textId="77777777" w:rsidTr="00954EB6">
        <w:tc>
          <w:tcPr>
            <w:tcW w:w="3116" w:type="dxa"/>
          </w:tcPr>
          <w:p w14:paraId="46BBDD74" w14:textId="471414AD" w:rsidR="00954EB6" w:rsidRPr="00A82468" w:rsidRDefault="00584FBC" w:rsidP="00A747BC">
            <w:pPr>
              <w:jc w:val="both"/>
              <w:rPr>
                <w:rFonts w:ascii="Arial" w:eastAsia="Arial" w:hAnsi="Arial"/>
              </w:rPr>
            </w:pPr>
            <w:r w:rsidRPr="00A82468">
              <w:rPr>
                <w:rFonts w:ascii="Arial" w:eastAsia="Arial" w:hAnsi="Arial"/>
              </w:rPr>
              <w:t>Nipissing</w:t>
            </w:r>
          </w:p>
        </w:tc>
        <w:tc>
          <w:tcPr>
            <w:tcW w:w="3117" w:type="dxa"/>
          </w:tcPr>
          <w:p w14:paraId="2FCA9A45" w14:textId="77777777" w:rsidR="00A82468" w:rsidRPr="00A82468" w:rsidRDefault="00A82468" w:rsidP="00A82468">
            <w:pPr>
              <w:jc w:val="both"/>
              <w:rPr>
                <w:rFonts w:ascii="Arial" w:eastAsia="Arial" w:hAnsi="Arial"/>
              </w:rPr>
            </w:pPr>
            <w:r w:rsidRPr="00A82468">
              <w:rPr>
                <w:rFonts w:ascii="Arial" w:eastAsia="Arial" w:hAnsi="Arial"/>
              </w:rPr>
              <w:t>Referrals from other service providers and agencies</w:t>
            </w:r>
          </w:p>
          <w:p w14:paraId="0A8D1113" w14:textId="77777777" w:rsidR="00A82468" w:rsidRPr="00A82468" w:rsidRDefault="00A82468" w:rsidP="00A82468">
            <w:pPr>
              <w:jc w:val="both"/>
              <w:rPr>
                <w:rFonts w:ascii="Arial" w:eastAsia="Arial" w:hAnsi="Arial"/>
              </w:rPr>
            </w:pPr>
            <w:r w:rsidRPr="00A82468">
              <w:rPr>
                <w:rFonts w:ascii="Arial" w:eastAsia="Arial" w:hAnsi="Arial"/>
              </w:rPr>
              <w:t>Direct Need for the clinic</w:t>
            </w:r>
          </w:p>
          <w:p w14:paraId="5F0BCB0D" w14:textId="6720FDCB" w:rsidR="00A82468" w:rsidRPr="00A82468" w:rsidRDefault="00A82468" w:rsidP="00A82468">
            <w:pPr>
              <w:jc w:val="both"/>
              <w:rPr>
                <w:rFonts w:ascii="Arial" w:eastAsia="Arial" w:hAnsi="Arial"/>
              </w:rPr>
            </w:pPr>
            <w:r w:rsidRPr="00A82468">
              <w:rPr>
                <w:rFonts w:ascii="Arial" w:eastAsia="Arial" w:hAnsi="Arial"/>
              </w:rPr>
              <w:t>Outreach with communities</w:t>
            </w:r>
          </w:p>
          <w:p w14:paraId="7D643B2D" w14:textId="244A3119" w:rsidR="00A82468" w:rsidRPr="00A82468" w:rsidRDefault="00A82468" w:rsidP="00A82468">
            <w:pPr>
              <w:jc w:val="both"/>
              <w:rPr>
                <w:rFonts w:ascii="Arial" w:eastAsia="Arial" w:hAnsi="Arial"/>
              </w:rPr>
            </w:pPr>
            <w:r w:rsidRPr="00A82468">
              <w:rPr>
                <w:rFonts w:ascii="Arial" w:eastAsia="Arial" w:hAnsi="Arial"/>
              </w:rPr>
              <w:t>Word of Mouth</w:t>
            </w:r>
          </w:p>
          <w:p w14:paraId="369D09CB" w14:textId="61B4DE3B" w:rsidR="00A82468" w:rsidRPr="00A82468" w:rsidRDefault="00A82468" w:rsidP="00A82468">
            <w:pPr>
              <w:jc w:val="both"/>
              <w:rPr>
                <w:rFonts w:ascii="Arial" w:eastAsia="Arial" w:hAnsi="Arial"/>
              </w:rPr>
            </w:pPr>
            <w:r w:rsidRPr="00A82468">
              <w:rPr>
                <w:rFonts w:ascii="Arial" w:eastAsia="Arial" w:hAnsi="Arial"/>
              </w:rPr>
              <w:t>Communications (phone calls, social media)</w:t>
            </w:r>
          </w:p>
          <w:p w14:paraId="302B9192" w14:textId="77777777" w:rsidR="00954EB6" w:rsidRPr="00A82468" w:rsidRDefault="00954EB6" w:rsidP="00A747BC">
            <w:pPr>
              <w:jc w:val="both"/>
              <w:rPr>
                <w:rFonts w:ascii="Arial" w:eastAsia="Arial" w:hAnsi="Arial"/>
              </w:rPr>
            </w:pPr>
          </w:p>
        </w:tc>
        <w:tc>
          <w:tcPr>
            <w:tcW w:w="3117" w:type="dxa"/>
          </w:tcPr>
          <w:p w14:paraId="399EA922" w14:textId="77777777" w:rsidR="00954EB6" w:rsidRPr="00A82468" w:rsidRDefault="00A82468" w:rsidP="00A747BC">
            <w:pPr>
              <w:jc w:val="both"/>
              <w:rPr>
                <w:rFonts w:ascii="Arial" w:eastAsia="Arial" w:hAnsi="Arial"/>
              </w:rPr>
            </w:pPr>
            <w:r w:rsidRPr="00A82468">
              <w:rPr>
                <w:rFonts w:ascii="Arial" w:eastAsia="Arial" w:hAnsi="Arial"/>
              </w:rPr>
              <w:t>Transit/distance</w:t>
            </w:r>
          </w:p>
          <w:p w14:paraId="3C84CC43" w14:textId="77777777" w:rsidR="00A82468" w:rsidRPr="00A82468" w:rsidRDefault="00A82468" w:rsidP="00A747BC">
            <w:pPr>
              <w:jc w:val="both"/>
              <w:rPr>
                <w:rFonts w:ascii="Arial" w:eastAsia="Arial" w:hAnsi="Arial"/>
              </w:rPr>
            </w:pPr>
            <w:r w:rsidRPr="00A82468">
              <w:rPr>
                <w:rFonts w:ascii="Arial" w:eastAsia="Arial" w:hAnsi="Arial"/>
              </w:rPr>
              <w:t>Language</w:t>
            </w:r>
          </w:p>
          <w:p w14:paraId="132C42B4" w14:textId="77777777" w:rsidR="00A82468" w:rsidRPr="00A82468" w:rsidRDefault="00A82468" w:rsidP="00A747BC">
            <w:pPr>
              <w:jc w:val="both"/>
              <w:rPr>
                <w:rFonts w:ascii="Arial" w:eastAsia="Arial" w:hAnsi="Arial"/>
              </w:rPr>
            </w:pPr>
            <w:r w:rsidRPr="00A82468">
              <w:rPr>
                <w:rFonts w:ascii="Arial" w:eastAsia="Arial" w:hAnsi="Arial"/>
              </w:rPr>
              <w:t>Cultural differences</w:t>
            </w:r>
          </w:p>
          <w:p w14:paraId="127C4D22" w14:textId="47A111B0" w:rsidR="00A82468" w:rsidRPr="00A82468" w:rsidRDefault="00A82468" w:rsidP="00A747BC">
            <w:pPr>
              <w:jc w:val="both"/>
              <w:rPr>
                <w:rFonts w:ascii="Arial" w:eastAsia="Arial" w:hAnsi="Arial"/>
              </w:rPr>
            </w:pPr>
            <w:r w:rsidRPr="00A82468">
              <w:rPr>
                <w:rFonts w:ascii="Arial" w:eastAsia="Arial" w:hAnsi="Arial"/>
              </w:rPr>
              <w:t>Issues being beyond the mandate of clinic</w:t>
            </w:r>
          </w:p>
        </w:tc>
      </w:tr>
      <w:tr w:rsidR="00954EB6" w14:paraId="1C240EDC" w14:textId="77777777" w:rsidTr="00954EB6">
        <w:tc>
          <w:tcPr>
            <w:tcW w:w="3116" w:type="dxa"/>
          </w:tcPr>
          <w:p w14:paraId="4FE08E91" w14:textId="53BD976E" w:rsidR="00954EB6" w:rsidRPr="00A82468" w:rsidRDefault="00A82468" w:rsidP="00A747BC">
            <w:pPr>
              <w:jc w:val="both"/>
              <w:rPr>
                <w:rFonts w:ascii="Arial" w:eastAsia="Arial" w:hAnsi="Arial"/>
              </w:rPr>
            </w:pPr>
            <w:r w:rsidRPr="00A82468">
              <w:rPr>
                <w:rFonts w:ascii="Arial" w:eastAsia="Arial" w:hAnsi="Arial"/>
              </w:rPr>
              <w:t>Timmins-Temiskaming</w:t>
            </w:r>
          </w:p>
        </w:tc>
        <w:tc>
          <w:tcPr>
            <w:tcW w:w="3117" w:type="dxa"/>
          </w:tcPr>
          <w:p w14:paraId="2988C4C6" w14:textId="77777777" w:rsidR="00954EB6" w:rsidRPr="00A82468" w:rsidRDefault="00A82468" w:rsidP="00A747BC">
            <w:pPr>
              <w:jc w:val="both"/>
              <w:rPr>
                <w:rFonts w:ascii="Arial" w:eastAsia="Arial" w:hAnsi="Arial"/>
              </w:rPr>
            </w:pPr>
            <w:r w:rsidRPr="00A82468">
              <w:rPr>
                <w:rFonts w:ascii="Arial" w:eastAsia="Arial" w:hAnsi="Arial"/>
              </w:rPr>
              <w:t>Walk-ins</w:t>
            </w:r>
          </w:p>
          <w:p w14:paraId="1AAFC965" w14:textId="77777777" w:rsidR="00A82468" w:rsidRPr="00A82468" w:rsidRDefault="00A82468" w:rsidP="00A82468">
            <w:pPr>
              <w:jc w:val="both"/>
              <w:rPr>
                <w:rFonts w:ascii="Arial" w:eastAsia="Arial" w:hAnsi="Arial"/>
              </w:rPr>
            </w:pPr>
            <w:r w:rsidRPr="00A82468">
              <w:rPr>
                <w:rFonts w:ascii="Arial" w:eastAsia="Arial" w:hAnsi="Arial"/>
              </w:rPr>
              <w:lastRenderedPageBreak/>
              <w:t>Referrals from other service providers and agencies</w:t>
            </w:r>
          </w:p>
          <w:p w14:paraId="74CA329B" w14:textId="07E74277" w:rsidR="00A82468" w:rsidRPr="00A82468" w:rsidRDefault="00A82468" w:rsidP="00A747BC">
            <w:pPr>
              <w:jc w:val="both"/>
              <w:rPr>
                <w:rFonts w:ascii="Arial" w:eastAsia="Arial" w:hAnsi="Arial"/>
              </w:rPr>
            </w:pPr>
          </w:p>
        </w:tc>
        <w:tc>
          <w:tcPr>
            <w:tcW w:w="3117" w:type="dxa"/>
          </w:tcPr>
          <w:p w14:paraId="5BBB9B9F" w14:textId="77777777" w:rsidR="00954EB6" w:rsidRPr="00A82468" w:rsidRDefault="00A82468" w:rsidP="00A747BC">
            <w:pPr>
              <w:jc w:val="both"/>
              <w:rPr>
                <w:rFonts w:ascii="Arial" w:eastAsia="Arial" w:hAnsi="Arial"/>
              </w:rPr>
            </w:pPr>
            <w:r w:rsidRPr="00A82468">
              <w:rPr>
                <w:rFonts w:ascii="Arial" w:eastAsia="Arial" w:hAnsi="Arial"/>
              </w:rPr>
              <w:lastRenderedPageBreak/>
              <w:t>Awareness</w:t>
            </w:r>
          </w:p>
          <w:p w14:paraId="3B0B8C70" w14:textId="77777777" w:rsidR="00A82468" w:rsidRPr="00A82468" w:rsidRDefault="00A82468" w:rsidP="00A747BC">
            <w:pPr>
              <w:jc w:val="both"/>
              <w:rPr>
                <w:rFonts w:ascii="Arial" w:eastAsia="Arial" w:hAnsi="Arial"/>
              </w:rPr>
            </w:pPr>
            <w:r w:rsidRPr="00A82468">
              <w:rPr>
                <w:rFonts w:ascii="Arial" w:eastAsia="Arial" w:hAnsi="Arial"/>
              </w:rPr>
              <w:lastRenderedPageBreak/>
              <w:t>Transit/distance</w:t>
            </w:r>
          </w:p>
          <w:p w14:paraId="0B7B4F5A" w14:textId="77777777" w:rsidR="00A82468" w:rsidRPr="00A82468" w:rsidRDefault="00A82468" w:rsidP="00A747BC">
            <w:pPr>
              <w:jc w:val="both"/>
              <w:rPr>
                <w:rFonts w:ascii="Arial" w:eastAsia="Arial" w:hAnsi="Arial"/>
              </w:rPr>
            </w:pPr>
            <w:r w:rsidRPr="00A82468">
              <w:rPr>
                <w:rFonts w:ascii="Arial" w:eastAsia="Arial" w:hAnsi="Arial"/>
              </w:rPr>
              <w:t>Technology</w:t>
            </w:r>
          </w:p>
          <w:p w14:paraId="3A234309" w14:textId="77777777" w:rsidR="00A82468" w:rsidRPr="00A82468" w:rsidRDefault="00A82468" w:rsidP="00A747BC">
            <w:pPr>
              <w:jc w:val="both"/>
              <w:rPr>
                <w:rFonts w:ascii="Arial" w:eastAsia="Arial" w:hAnsi="Arial"/>
              </w:rPr>
            </w:pPr>
            <w:r w:rsidRPr="00A82468">
              <w:rPr>
                <w:rFonts w:ascii="Arial" w:eastAsia="Arial" w:hAnsi="Arial"/>
              </w:rPr>
              <w:t>Clinic hours</w:t>
            </w:r>
          </w:p>
          <w:p w14:paraId="2C3437A4" w14:textId="77777777" w:rsidR="00A82468" w:rsidRPr="00A82468" w:rsidRDefault="00A82468" w:rsidP="00A747BC">
            <w:pPr>
              <w:jc w:val="both"/>
              <w:rPr>
                <w:rFonts w:ascii="Arial" w:eastAsia="Arial" w:hAnsi="Arial"/>
              </w:rPr>
            </w:pPr>
            <w:r w:rsidRPr="00A82468">
              <w:rPr>
                <w:rFonts w:ascii="Arial" w:eastAsia="Arial" w:hAnsi="Arial"/>
              </w:rPr>
              <w:t>Lack of trust</w:t>
            </w:r>
          </w:p>
          <w:p w14:paraId="3196CD3B" w14:textId="77777777" w:rsidR="00A82468" w:rsidRPr="00A82468" w:rsidRDefault="00A82468" w:rsidP="00A747BC">
            <w:pPr>
              <w:jc w:val="both"/>
              <w:rPr>
                <w:rFonts w:ascii="Arial" w:eastAsia="Arial" w:hAnsi="Arial"/>
              </w:rPr>
            </w:pPr>
            <w:r w:rsidRPr="00A82468">
              <w:rPr>
                <w:rFonts w:ascii="Arial" w:eastAsia="Arial" w:hAnsi="Arial"/>
              </w:rPr>
              <w:t>Cultural differences</w:t>
            </w:r>
          </w:p>
          <w:p w14:paraId="0C044DA9" w14:textId="5C4236EA" w:rsidR="00A82468" w:rsidRPr="00A82468" w:rsidRDefault="00A82468" w:rsidP="00A747BC">
            <w:pPr>
              <w:jc w:val="both"/>
              <w:rPr>
                <w:rFonts w:ascii="Arial" w:eastAsia="Arial" w:hAnsi="Arial"/>
              </w:rPr>
            </w:pPr>
            <w:r w:rsidRPr="00A82468">
              <w:rPr>
                <w:rFonts w:ascii="Arial" w:eastAsia="Arial" w:hAnsi="Arial"/>
              </w:rPr>
              <w:t>Financial criteria</w:t>
            </w:r>
          </w:p>
        </w:tc>
      </w:tr>
    </w:tbl>
    <w:p w14:paraId="4BE21970" w14:textId="77777777" w:rsidR="00A747BC" w:rsidRDefault="00A747BC" w:rsidP="00A747BC">
      <w:pPr>
        <w:jc w:val="both"/>
        <w:rPr>
          <w:rFonts w:ascii="Arial" w:eastAsia="Arial" w:hAnsi="Arial"/>
          <w:sz w:val="22"/>
          <w:szCs w:val="22"/>
        </w:rPr>
      </w:pPr>
    </w:p>
    <w:p w14:paraId="69F4DCE4" w14:textId="77777777" w:rsidR="00A82468" w:rsidRPr="00A82468" w:rsidRDefault="00A82468" w:rsidP="00A747BC">
      <w:pPr>
        <w:jc w:val="both"/>
        <w:rPr>
          <w:rFonts w:ascii="Arial" w:eastAsia="Arial" w:hAnsi="Arial"/>
          <w:bCs/>
          <w:i/>
          <w:iCs/>
          <w:sz w:val="22"/>
          <w:szCs w:val="22"/>
        </w:rPr>
      </w:pPr>
    </w:p>
    <w:p w14:paraId="78743FB1" w14:textId="77777777" w:rsidR="00A82468" w:rsidRPr="00A82468" w:rsidRDefault="00A82468" w:rsidP="00A82468">
      <w:pPr>
        <w:spacing w:line="0" w:lineRule="atLeast"/>
        <w:ind w:left="100"/>
        <w:rPr>
          <w:rFonts w:ascii="Arial" w:eastAsia="Arial" w:hAnsi="Arial"/>
          <w:bCs/>
          <w:i/>
          <w:iCs/>
          <w:sz w:val="24"/>
          <w:u w:val="single"/>
        </w:rPr>
      </w:pPr>
      <w:r w:rsidRPr="00A82468">
        <w:rPr>
          <w:rFonts w:ascii="Arial" w:eastAsia="Arial" w:hAnsi="Arial"/>
          <w:bCs/>
          <w:i/>
          <w:iCs/>
          <w:sz w:val="24"/>
          <w:u w:val="single"/>
        </w:rPr>
        <w:t>Service and Need Gaps</w:t>
      </w:r>
    </w:p>
    <w:p w14:paraId="1EBC5A38" w14:textId="77777777" w:rsidR="00A82468" w:rsidRDefault="00A82468" w:rsidP="00A82468">
      <w:pPr>
        <w:spacing w:line="364" w:lineRule="exact"/>
        <w:rPr>
          <w:rFonts w:ascii="Times New Roman" w:eastAsia="Times New Roman" w:hAnsi="Times New Roman"/>
        </w:rPr>
      </w:pPr>
    </w:p>
    <w:p w14:paraId="3ADDE5FE" w14:textId="77777777" w:rsidR="00A82468" w:rsidRDefault="00A82468" w:rsidP="00A82468">
      <w:pPr>
        <w:ind w:left="102" w:right="23"/>
        <w:rPr>
          <w:rFonts w:ascii="Arial" w:eastAsia="Arial" w:hAnsi="Arial"/>
          <w:sz w:val="22"/>
        </w:rPr>
      </w:pPr>
      <w:r>
        <w:rPr>
          <w:rFonts w:ascii="Arial" w:eastAsia="Arial" w:hAnsi="Arial"/>
          <w:sz w:val="22"/>
        </w:rPr>
        <w:t>Both staff and client participants were asked to identify legal needs, in terms of areas of law, for Indigenous clients that are not being met.</w:t>
      </w:r>
    </w:p>
    <w:p w14:paraId="6DCD1E55" w14:textId="77777777" w:rsidR="00A82468" w:rsidRDefault="00A82468" w:rsidP="00A82468">
      <w:pPr>
        <w:spacing w:line="214" w:lineRule="exact"/>
        <w:rPr>
          <w:rFonts w:ascii="Times New Roman" w:eastAsia="Times New Roman" w:hAnsi="Times New Roman"/>
        </w:rPr>
      </w:pPr>
    </w:p>
    <w:p w14:paraId="711193A5" w14:textId="77777777" w:rsidR="00A82468" w:rsidRDefault="00A82468" w:rsidP="00A82468">
      <w:pPr>
        <w:spacing w:line="0" w:lineRule="atLeast"/>
        <w:ind w:left="100"/>
        <w:rPr>
          <w:rFonts w:ascii="Arial" w:eastAsia="Arial" w:hAnsi="Arial"/>
          <w:sz w:val="22"/>
        </w:rPr>
      </w:pPr>
      <w:r>
        <w:rPr>
          <w:rFonts w:ascii="Arial" w:eastAsia="Arial" w:hAnsi="Arial"/>
          <w:sz w:val="22"/>
        </w:rPr>
        <w:t>Responses highlighted two key “types” of needs:</w:t>
      </w:r>
    </w:p>
    <w:p w14:paraId="4A5A0904" w14:textId="77777777" w:rsidR="00A82468" w:rsidRDefault="00A82468" w:rsidP="00A82468">
      <w:pPr>
        <w:spacing w:line="44" w:lineRule="exact"/>
        <w:rPr>
          <w:rFonts w:ascii="Times New Roman" w:eastAsia="Times New Roman" w:hAnsi="Times New Roman"/>
        </w:rPr>
      </w:pPr>
    </w:p>
    <w:p w14:paraId="7B18C3D4" w14:textId="77777777" w:rsidR="00A82468" w:rsidRDefault="00A82468" w:rsidP="00A82468">
      <w:pPr>
        <w:numPr>
          <w:ilvl w:val="0"/>
          <w:numId w:val="10"/>
        </w:numPr>
        <w:tabs>
          <w:tab w:val="left" w:pos="820"/>
        </w:tabs>
        <w:spacing w:line="214" w:lineRule="auto"/>
        <w:ind w:left="820" w:right="20" w:hanging="358"/>
        <w:rPr>
          <w:rFonts w:ascii="Arial" w:eastAsia="Arial" w:hAnsi="Arial"/>
          <w:sz w:val="22"/>
        </w:rPr>
      </w:pPr>
      <w:r>
        <w:rPr>
          <w:rFonts w:ascii="Arial" w:eastAsia="Arial" w:hAnsi="Arial"/>
          <w:sz w:val="22"/>
        </w:rPr>
        <w:t xml:space="preserve">Needs that </w:t>
      </w:r>
      <w:r>
        <w:rPr>
          <w:rFonts w:ascii="Gautami" w:eastAsia="Gautami" w:hAnsi="Gautami"/>
          <w:sz w:val="22"/>
        </w:rPr>
        <w:t>​</w:t>
      </w:r>
      <w:r>
        <w:rPr>
          <w:rFonts w:ascii="Arial" w:eastAsia="Arial" w:hAnsi="Arial"/>
          <w:i/>
          <w:sz w:val="22"/>
        </w:rPr>
        <w:t>can</w:t>
      </w:r>
      <w:r>
        <w:rPr>
          <w:rFonts w:ascii="Arial" w:eastAsia="Arial" w:hAnsi="Arial"/>
          <w:sz w:val="22"/>
        </w:rPr>
        <w:t xml:space="preserve"> be met but clients don't know what services are offered (or cannot access services)</w:t>
      </w:r>
    </w:p>
    <w:p w14:paraId="001D9302" w14:textId="77777777" w:rsidR="00A82468" w:rsidRDefault="00A82468" w:rsidP="00A82468">
      <w:pPr>
        <w:spacing w:line="4" w:lineRule="exact"/>
        <w:rPr>
          <w:rFonts w:ascii="Arial" w:eastAsia="Arial" w:hAnsi="Arial"/>
          <w:sz w:val="22"/>
        </w:rPr>
      </w:pPr>
    </w:p>
    <w:p w14:paraId="099D51ED" w14:textId="77777777" w:rsidR="00A82468" w:rsidRDefault="00A82468" w:rsidP="00A82468">
      <w:pPr>
        <w:numPr>
          <w:ilvl w:val="0"/>
          <w:numId w:val="10"/>
        </w:numPr>
        <w:tabs>
          <w:tab w:val="left" w:pos="820"/>
        </w:tabs>
        <w:spacing w:line="0" w:lineRule="atLeast"/>
        <w:ind w:left="820" w:hanging="358"/>
        <w:rPr>
          <w:rFonts w:ascii="Arial" w:eastAsia="Arial" w:hAnsi="Arial"/>
          <w:sz w:val="22"/>
        </w:rPr>
      </w:pPr>
      <w:r>
        <w:rPr>
          <w:rFonts w:ascii="Arial" w:eastAsia="Arial" w:hAnsi="Arial"/>
          <w:sz w:val="22"/>
        </w:rPr>
        <w:t>Needs outside of mandate of clinic (and therefore cannot be met)</w:t>
      </w:r>
    </w:p>
    <w:p w14:paraId="735CAC4A" w14:textId="77777777" w:rsidR="00A82468" w:rsidRDefault="00A82468" w:rsidP="00A82468">
      <w:pPr>
        <w:spacing w:line="348" w:lineRule="exact"/>
        <w:rPr>
          <w:rFonts w:ascii="Times New Roman" w:eastAsia="Times New Roman" w:hAnsi="Times New Roman"/>
        </w:rPr>
      </w:pPr>
    </w:p>
    <w:p w14:paraId="454A8E21" w14:textId="30993AC2" w:rsidR="00A82468" w:rsidRDefault="00A82468" w:rsidP="00A82468">
      <w:pPr>
        <w:spacing w:line="284" w:lineRule="auto"/>
        <w:ind w:left="100"/>
        <w:rPr>
          <w:rFonts w:ascii="Arial" w:eastAsia="Arial" w:hAnsi="Arial"/>
          <w:sz w:val="22"/>
        </w:rPr>
      </w:pPr>
      <w:r>
        <w:rPr>
          <w:rFonts w:ascii="Arial" w:eastAsia="Arial" w:hAnsi="Arial"/>
          <w:sz w:val="22"/>
        </w:rPr>
        <w:t>The most frequently noted areas of law that present a service gap for Indigenous clients include:</w:t>
      </w:r>
    </w:p>
    <w:p w14:paraId="583B7143" w14:textId="77777777" w:rsidR="00A82468" w:rsidRDefault="00A82468" w:rsidP="00A82468">
      <w:pPr>
        <w:spacing w:line="2" w:lineRule="exact"/>
        <w:rPr>
          <w:rFonts w:ascii="Times New Roman" w:eastAsia="Times New Roman" w:hAnsi="Times New Roman"/>
        </w:rPr>
      </w:pPr>
    </w:p>
    <w:p w14:paraId="7B74F90B" w14:textId="77777777" w:rsidR="00A82468" w:rsidRDefault="00A82468" w:rsidP="00A82468">
      <w:pPr>
        <w:numPr>
          <w:ilvl w:val="0"/>
          <w:numId w:val="11"/>
        </w:numPr>
        <w:tabs>
          <w:tab w:val="left" w:pos="820"/>
        </w:tabs>
        <w:spacing w:line="0" w:lineRule="atLeast"/>
        <w:ind w:left="820" w:hanging="358"/>
        <w:rPr>
          <w:rFonts w:ascii="Arial" w:eastAsia="Arial" w:hAnsi="Arial"/>
          <w:sz w:val="22"/>
        </w:rPr>
      </w:pPr>
      <w:r>
        <w:rPr>
          <w:rFonts w:ascii="Arial" w:eastAsia="Arial" w:hAnsi="Arial"/>
          <w:sz w:val="22"/>
        </w:rPr>
        <w:t>On-reserve tenant law</w:t>
      </w:r>
    </w:p>
    <w:p w14:paraId="518315CE" w14:textId="77777777" w:rsidR="00A82468" w:rsidRDefault="00A82468" w:rsidP="00A82468">
      <w:pPr>
        <w:spacing w:line="47" w:lineRule="exact"/>
        <w:rPr>
          <w:rFonts w:ascii="Arial" w:eastAsia="Arial" w:hAnsi="Arial"/>
          <w:sz w:val="22"/>
        </w:rPr>
      </w:pPr>
    </w:p>
    <w:p w14:paraId="2CE84E96" w14:textId="77777777" w:rsidR="00A82468" w:rsidRDefault="00A82468" w:rsidP="00A82468">
      <w:pPr>
        <w:numPr>
          <w:ilvl w:val="0"/>
          <w:numId w:val="11"/>
        </w:numPr>
        <w:tabs>
          <w:tab w:val="left" w:pos="820"/>
        </w:tabs>
        <w:spacing w:line="0" w:lineRule="atLeast"/>
        <w:ind w:left="820" w:hanging="358"/>
        <w:rPr>
          <w:rFonts w:ascii="Arial" w:eastAsia="Arial" w:hAnsi="Arial"/>
          <w:sz w:val="22"/>
        </w:rPr>
      </w:pPr>
      <w:r>
        <w:rPr>
          <w:rFonts w:ascii="Arial" w:eastAsia="Arial" w:hAnsi="Arial"/>
          <w:sz w:val="22"/>
        </w:rPr>
        <w:t>Human rights law</w:t>
      </w:r>
    </w:p>
    <w:p w14:paraId="671BA6A8" w14:textId="77777777" w:rsidR="00A82468" w:rsidRDefault="00A82468" w:rsidP="00A82468">
      <w:pPr>
        <w:spacing w:line="47" w:lineRule="exact"/>
        <w:rPr>
          <w:rFonts w:ascii="Arial" w:eastAsia="Arial" w:hAnsi="Arial"/>
          <w:sz w:val="22"/>
        </w:rPr>
      </w:pPr>
    </w:p>
    <w:p w14:paraId="3FDE2236" w14:textId="77777777" w:rsidR="00A82468" w:rsidRDefault="00A82468" w:rsidP="00A82468">
      <w:pPr>
        <w:spacing w:line="47" w:lineRule="exact"/>
        <w:rPr>
          <w:rFonts w:ascii="Arial" w:eastAsia="Arial" w:hAnsi="Arial"/>
          <w:sz w:val="22"/>
        </w:rPr>
      </w:pPr>
    </w:p>
    <w:p w14:paraId="0F6A4B7F" w14:textId="77777777" w:rsidR="00A82468" w:rsidRDefault="00A82468" w:rsidP="00A82468">
      <w:pPr>
        <w:spacing w:line="47" w:lineRule="exact"/>
        <w:rPr>
          <w:rFonts w:ascii="Arial" w:eastAsia="Arial" w:hAnsi="Arial"/>
          <w:sz w:val="22"/>
        </w:rPr>
      </w:pPr>
    </w:p>
    <w:p w14:paraId="2AD576E4" w14:textId="77777777" w:rsidR="00A82468" w:rsidRDefault="00A82468" w:rsidP="00A82468">
      <w:pPr>
        <w:numPr>
          <w:ilvl w:val="0"/>
          <w:numId w:val="11"/>
        </w:numPr>
        <w:tabs>
          <w:tab w:val="left" w:pos="820"/>
        </w:tabs>
        <w:spacing w:line="0" w:lineRule="atLeast"/>
        <w:ind w:left="820" w:hanging="358"/>
        <w:rPr>
          <w:rFonts w:ascii="Arial" w:eastAsia="Arial" w:hAnsi="Arial"/>
          <w:sz w:val="22"/>
        </w:rPr>
      </w:pPr>
      <w:r>
        <w:rPr>
          <w:rFonts w:ascii="Arial" w:eastAsia="Arial" w:hAnsi="Arial"/>
          <w:sz w:val="22"/>
        </w:rPr>
        <w:t>Family law</w:t>
      </w:r>
    </w:p>
    <w:p w14:paraId="5A3EC5F8" w14:textId="77777777" w:rsidR="00A82468" w:rsidRDefault="00A82468" w:rsidP="00A82468">
      <w:pPr>
        <w:spacing w:line="47" w:lineRule="exact"/>
        <w:rPr>
          <w:rFonts w:ascii="Arial" w:eastAsia="Arial" w:hAnsi="Arial"/>
          <w:sz w:val="22"/>
        </w:rPr>
      </w:pPr>
    </w:p>
    <w:p w14:paraId="353D9D53" w14:textId="77777777" w:rsidR="00A82468" w:rsidRDefault="00A82468" w:rsidP="00A82468">
      <w:pPr>
        <w:numPr>
          <w:ilvl w:val="0"/>
          <w:numId w:val="11"/>
        </w:numPr>
        <w:tabs>
          <w:tab w:val="left" w:pos="820"/>
        </w:tabs>
        <w:spacing w:line="0" w:lineRule="atLeast"/>
        <w:ind w:left="820" w:hanging="358"/>
        <w:rPr>
          <w:rFonts w:ascii="Arial" w:eastAsia="Arial" w:hAnsi="Arial"/>
          <w:sz w:val="22"/>
        </w:rPr>
      </w:pPr>
      <w:r>
        <w:rPr>
          <w:rFonts w:ascii="Arial" w:eastAsia="Arial" w:hAnsi="Arial"/>
          <w:sz w:val="22"/>
        </w:rPr>
        <w:t>Employment law</w:t>
      </w:r>
    </w:p>
    <w:p w14:paraId="17C95804" w14:textId="77777777" w:rsidR="00A82468" w:rsidRDefault="00A82468" w:rsidP="00A82468">
      <w:pPr>
        <w:spacing w:line="200" w:lineRule="exact"/>
        <w:rPr>
          <w:rFonts w:ascii="Times New Roman" w:eastAsia="Times New Roman" w:hAnsi="Times New Roman"/>
        </w:rPr>
      </w:pPr>
    </w:p>
    <w:p w14:paraId="130C4FF3" w14:textId="77777777" w:rsidR="00A82468" w:rsidRDefault="00A82468" w:rsidP="00A747BC">
      <w:pPr>
        <w:jc w:val="both"/>
        <w:rPr>
          <w:rFonts w:ascii="Arial" w:eastAsia="Arial" w:hAnsi="Arial"/>
          <w:sz w:val="22"/>
          <w:szCs w:val="22"/>
        </w:rPr>
      </w:pPr>
    </w:p>
    <w:tbl>
      <w:tblPr>
        <w:tblStyle w:val="TableGrid"/>
        <w:tblW w:w="0" w:type="auto"/>
        <w:tblLook w:val="04A0" w:firstRow="1" w:lastRow="0" w:firstColumn="1" w:lastColumn="0" w:noHBand="0" w:noVBand="1"/>
      </w:tblPr>
      <w:tblGrid>
        <w:gridCol w:w="3116"/>
        <w:gridCol w:w="3117"/>
      </w:tblGrid>
      <w:tr w:rsidR="00A82468" w14:paraId="5A164F48" w14:textId="77777777" w:rsidTr="00A82468">
        <w:tc>
          <w:tcPr>
            <w:tcW w:w="3116" w:type="dxa"/>
          </w:tcPr>
          <w:p w14:paraId="67F00608" w14:textId="49738E54" w:rsidR="00A82468" w:rsidRDefault="00A82468" w:rsidP="00A747BC">
            <w:pPr>
              <w:jc w:val="both"/>
              <w:rPr>
                <w:rFonts w:ascii="Arial" w:eastAsia="Arial" w:hAnsi="Arial"/>
                <w:sz w:val="22"/>
                <w:szCs w:val="22"/>
              </w:rPr>
            </w:pPr>
            <w:r>
              <w:rPr>
                <w:rFonts w:ascii="Arial" w:eastAsia="Arial" w:hAnsi="Arial"/>
                <w:sz w:val="22"/>
                <w:szCs w:val="22"/>
              </w:rPr>
              <w:t>Community Legal Clinic</w:t>
            </w:r>
          </w:p>
        </w:tc>
        <w:tc>
          <w:tcPr>
            <w:tcW w:w="3117" w:type="dxa"/>
          </w:tcPr>
          <w:p w14:paraId="7E244A41" w14:textId="01602AE1" w:rsidR="00A82468" w:rsidRDefault="00A82468" w:rsidP="00A747BC">
            <w:pPr>
              <w:jc w:val="both"/>
              <w:rPr>
                <w:rFonts w:ascii="Arial" w:eastAsia="Arial" w:hAnsi="Arial"/>
                <w:sz w:val="22"/>
                <w:szCs w:val="22"/>
              </w:rPr>
            </w:pPr>
            <w:r>
              <w:rPr>
                <w:rFonts w:ascii="Arial" w:eastAsia="Arial" w:hAnsi="Arial"/>
                <w:sz w:val="22"/>
                <w:szCs w:val="22"/>
              </w:rPr>
              <w:t xml:space="preserve">What legal needs are not being met in terms of </w:t>
            </w:r>
            <w:r w:rsidR="00322CD6">
              <w:rPr>
                <w:rFonts w:ascii="Arial" w:eastAsia="Arial" w:hAnsi="Arial"/>
                <w:sz w:val="22"/>
                <w:szCs w:val="22"/>
              </w:rPr>
              <w:t xml:space="preserve">the </w:t>
            </w:r>
            <w:r>
              <w:rPr>
                <w:rFonts w:ascii="Arial" w:eastAsia="Arial" w:hAnsi="Arial"/>
                <w:sz w:val="22"/>
                <w:szCs w:val="22"/>
              </w:rPr>
              <w:t>area of law?</w:t>
            </w:r>
          </w:p>
        </w:tc>
      </w:tr>
      <w:tr w:rsidR="00A82468" w14:paraId="32BB2C3E" w14:textId="77777777" w:rsidTr="00A82468">
        <w:tc>
          <w:tcPr>
            <w:tcW w:w="3116" w:type="dxa"/>
          </w:tcPr>
          <w:p w14:paraId="24EC532D" w14:textId="00750F85" w:rsidR="00A82468" w:rsidRDefault="00A82468" w:rsidP="00A747BC">
            <w:pPr>
              <w:jc w:val="both"/>
              <w:rPr>
                <w:rFonts w:ascii="Arial" w:eastAsia="Arial" w:hAnsi="Arial"/>
                <w:sz w:val="22"/>
                <w:szCs w:val="22"/>
              </w:rPr>
            </w:pPr>
            <w:r>
              <w:rPr>
                <w:rFonts w:ascii="Arial" w:eastAsia="Arial" w:hAnsi="Arial"/>
                <w:sz w:val="22"/>
                <w:szCs w:val="22"/>
              </w:rPr>
              <w:t>Northwest</w:t>
            </w:r>
          </w:p>
        </w:tc>
        <w:tc>
          <w:tcPr>
            <w:tcW w:w="3117" w:type="dxa"/>
          </w:tcPr>
          <w:p w14:paraId="470763CB" w14:textId="77777777" w:rsidR="00A82468" w:rsidRDefault="00A82468" w:rsidP="00A747BC">
            <w:pPr>
              <w:jc w:val="both"/>
              <w:rPr>
                <w:rFonts w:ascii="Arial" w:eastAsia="Arial" w:hAnsi="Arial"/>
                <w:sz w:val="22"/>
                <w:szCs w:val="22"/>
              </w:rPr>
            </w:pPr>
            <w:r>
              <w:rPr>
                <w:rFonts w:ascii="Arial" w:eastAsia="Arial" w:hAnsi="Arial"/>
                <w:sz w:val="22"/>
                <w:szCs w:val="22"/>
              </w:rPr>
              <w:t>Needs that can’t be met (i.e. family law, on-reserve tenant, employment law on-reserve</w:t>
            </w:r>
          </w:p>
          <w:p w14:paraId="515175D9" w14:textId="77777777" w:rsidR="00A82468" w:rsidRDefault="00A82468" w:rsidP="00A747BC">
            <w:pPr>
              <w:jc w:val="both"/>
              <w:rPr>
                <w:rFonts w:ascii="Arial" w:eastAsia="Arial" w:hAnsi="Arial"/>
                <w:sz w:val="22"/>
                <w:szCs w:val="22"/>
              </w:rPr>
            </w:pPr>
            <w:r>
              <w:rPr>
                <w:rFonts w:ascii="Arial" w:eastAsia="Arial" w:hAnsi="Arial"/>
                <w:sz w:val="22"/>
                <w:szCs w:val="22"/>
              </w:rPr>
              <w:t xml:space="preserve">Work on </w:t>
            </w:r>
            <w:r w:rsidR="00322CD6">
              <w:rPr>
                <w:rFonts w:ascii="Arial" w:eastAsia="Arial" w:hAnsi="Arial"/>
                <w:sz w:val="22"/>
                <w:szCs w:val="22"/>
              </w:rPr>
              <w:t>reserves</w:t>
            </w:r>
          </w:p>
          <w:p w14:paraId="376BA42E" w14:textId="77777777" w:rsidR="00322CD6" w:rsidRDefault="00322CD6" w:rsidP="00A747BC">
            <w:pPr>
              <w:jc w:val="both"/>
              <w:rPr>
                <w:rFonts w:ascii="Arial" w:eastAsia="Arial" w:hAnsi="Arial"/>
                <w:sz w:val="22"/>
                <w:szCs w:val="22"/>
              </w:rPr>
            </w:pPr>
            <w:r>
              <w:rPr>
                <w:rFonts w:ascii="Arial" w:eastAsia="Arial" w:hAnsi="Arial"/>
                <w:sz w:val="22"/>
                <w:szCs w:val="22"/>
              </w:rPr>
              <w:t>CPP Benefits</w:t>
            </w:r>
          </w:p>
          <w:p w14:paraId="7BB93BAD" w14:textId="77777777" w:rsidR="00322CD6" w:rsidRDefault="00322CD6" w:rsidP="00A747BC">
            <w:pPr>
              <w:jc w:val="both"/>
              <w:rPr>
                <w:rFonts w:ascii="Arial" w:eastAsia="Arial" w:hAnsi="Arial"/>
                <w:sz w:val="22"/>
                <w:szCs w:val="22"/>
              </w:rPr>
            </w:pPr>
            <w:r>
              <w:rPr>
                <w:rFonts w:ascii="Arial" w:eastAsia="Arial" w:hAnsi="Arial"/>
                <w:sz w:val="22"/>
                <w:szCs w:val="22"/>
              </w:rPr>
              <w:t>Human Rights – sent to Thunder Bay</w:t>
            </w:r>
          </w:p>
          <w:p w14:paraId="193FACE8" w14:textId="34F9962C" w:rsidR="00322CD6" w:rsidRDefault="00322CD6" w:rsidP="00A747BC">
            <w:pPr>
              <w:jc w:val="both"/>
              <w:rPr>
                <w:rFonts w:ascii="Arial" w:eastAsia="Arial" w:hAnsi="Arial"/>
                <w:sz w:val="22"/>
                <w:szCs w:val="22"/>
              </w:rPr>
            </w:pPr>
            <w:r>
              <w:rPr>
                <w:rFonts w:ascii="Arial" w:eastAsia="Arial" w:hAnsi="Arial"/>
                <w:sz w:val="22"/>
                <w:szCs w:val="22"/>
              </w:rPr>
              <w:t>Clients did not specify areas of law but rather the overall clinic culture as a gap</w:t>
            </w:r>
          </w:p>
        </w:tc>
      </w:tr>
      <w:tr w:rsidR="00A82468" w14:paraId="328C8E3F" w14:textId="77777777" w:rsidTr="00A82468">
        <w:tc>
          <w:tcPr>
            <w:tcW w:w="3116" w:type="dxa"/>
          </w:tcPr>
          <w:p w14:paraId="519D0610" w14:textId="6B4F0E5E" w:rsidR="00A82468" w:rsidRDefault="00322CD6" w:rsidP="00A747BC">
            <w:pPr>
              <w:jc w:val="both"/>
              <w:rPr>
                <w:rFonts w:ascii="Arial" w:eastAsia="Arial" w:hAnsi="Arial"/>
                <w:sz w:val="22"/>
                <w:szCs w:val="22"/>
              </w:rPr>
            </w:pPr>
            <w:r>
              <w:rPr>
                <w:rFonts w:ascii="Arial" w:eastAsia="Arial" w:hAnsi="Arial"/>
                <w:sz w:val="22"/>
                <w:szCs w:val="22"/>
              </w:rPr>
              <w:t>Lake Country</w:t>
            </w:r>
          </w:p>
        </w:tc>
        <w:tc>
          <w:tcPr>
            <w:tcW w:w="3117" w:type="dxa"/>
          </w:tcPr>
          <w:p w14:paraId="23F75D72" w14:textId="77777777" w:rsidR="00A82468" w:rsidRDefault="00322CD6" w:rsidP="00A747BC">
            <w:pPr>
              <w:jc w:val="both"/>
              <w:rPr>
                <w:rFonts w:ascii="Arial" w:eastAsia="Arial" w:hAnsi="Arial"/>
                <w:sz w:val="22"/>
                <w:szCs w:val="22"/>
              </w:rPr>
            </w:pPr>
            <w:r>
              <w:rPr>
                <w:rFonts w:ascii="Arial" w:eastAsia="Arial" w:hAnsi="Arial"/>
                <w:sz w:val="22"/>
                <w:szCs w:val="22"/>
              </w:rPr>
              <w:t>Human Rights (discrimination)</w:t>
            </w:r>
          </w:p>
          <w:p w14:paraId="7D69CD5F" w14:textId="77777777" w:rsidR="00322CD6" w:rsidRDefault="00322CD6" w:rsidP="00A747BC">
            <w:pPr>
              <w:jc w:val="both"/>
              <w:rPr>
                <w:rFonts w:ascii="Arial" w:eastAsia="Arial" w:hAnsi="Arial"/>
                <w:sz w:val="22"/>
                <w:szCs w:val="22"/>
              </w:rPr>
            </w:pPr>
            <w:r>
              <w:rPr>
                <w:rFonts w:ascii="Arial" w:eastAsia="Arial" w:hAnsi="Arial"/>
                <w:sz w:val="22"/>
                <w:szCs w:val="22"/>
              </w:rPr>
              <w:t>There is services not currently being utilized because people don’t know about them</w:t>
            </w:r>
          </w:p>
          <w:p w14:paraId="0FC191F1" w14:textId="77777777" w:rsidR="00322CD6" w:rsidRDefault="00322CD6" w:rsidP="00A747BC">
            <w:pPr>
              <w:jc w:val="both"/>
              <w:rPr>
                <w:rFonts w:ascii="Arial" w:eastAsia="Arial" w:hAnsi="Arial"/>
                <w:sz w:val="22"/>
                <w:szCs w:val="22"/>
              </w:rPr>
            </w:pPr>
            <w:r>
              <w:rPr>
                <w:rFonts w:ascii="Arial" w:eastAsia="Arial" w:hAnsi="Arial"/>
                <w:sz w:val="22"/>
                <w:szCs w:val="22"/>
              </w:rPr>
              <w:t xml:space="preserve">On-reserve specific services </w:t>
            </w:r>
          </w:p>
          <w:p w14:paraId="0FFE6EDB" w14:textId="1BF86686" w:rsidR="00322CD6" w:rsidRDefault="00322CD6" w:rsidP="00A747BC">
            <w:pPr>
              <w:jc w:val="both"/>
              <w:rPr>
                <w:rFonts w:ascii="Arial" w:eastAsia="Arial" w:hAnsi="Arial"/>
                <w:sz w:val="22"/>
                <w:szCs w:val="22"/>
              </w:rPr>
            </w:pPr>
            <w:r>
              <w:rPr>
                <w:rFonts w:ascii="Arial" w:eastAsia="Arial" w:hAnsi="Arial"/>
                <w:sz w:val="22"/>
                <w:szCs w:val="22"/>
              </w:rPr>
              <w:t>Needs are not always met in other services too</w:t>
            </w:r>
          </w:p>
        </w:tc>
      </w:tr>
      <w:tr w:rsidR="00A82468" w14:paraId="31D27007" w14:textId="77777777" w:rsidTr="00A82468">
        <w:tc>
          <w:tcPr>
            <w:tcW w:w="3116" w:type="dxa"/>
          </w:tcPr>
          <w:p w14:paraId="5539DB1B" w14:textId="72B5C167" w:rsidR="00A82468" w:rsidRDefault="00322CD6" w:rsidP="00A747BC">
            <w:pPr>
              <w:jc w:val="both"/>
              <w:rPr>
                <w:rFonts w:ascii="Arial" w:eastAsia="Arial" w:hAnsi="Arial"/>
                <w:sz w:val="22"/>
                <w:szCs w:val="22"/>
              </w:rPr>
            </w:pPr>
            <w:proofErr w:type="spellStart"/>
            <w:r>
              <w:rPr>
                <w:rFonts w:ascii="Arial" w:eastAsia="Arial" w:hAnsi="Arial"/>
                <w:sz w:val="22"/>
                <w:szCs w:val="22"/>
              </w:rPr>
              <w:t>Kinna-Aweya</w:t>
            </w:r>
            <w:proofErr w:type="spellEnd"/>
          </w:p>
        </w:tc>
        <w:tc>
          <w:tcPr>
            <w:tcW w:w="3117" w:type="dxa"/>
          </w:tcPr>
          <w:p w14:paraId="16495200" w14:textId="77777777" w:rsidR="00A82468" w:rsidRDefault="00322CD6" w:rsidP="00A747BC">
            <w:pPr>
              <w:jc w:val="both"/>
              <w:rPr>
                <w:rFonts w:ascii="Arial" w:eastAsia="Arial" w:hAnsi="Arial"/>
                <w:sz w:val="22"/>
                <w:szCs w:val="22"/>
              </w:rPr>
            </w:pPr>
            <w:r>
              <w:rPr>
                <w:rFonts w:ascii="Arial" w:eastAsia="Arial" w:hAnsi="Arial"/>
                <w:sz w:val="22"/>
                <w:szCs w:val="22"/>
              </w:rPr>
              <w:t xml:space="preserve">Needs that can’t be met (i.e. </w:t>
            </w:r>
            <w:r>
              <w:rPr>
                <w:rFonts w:ascii="Arial" w:eastAsia="Arial" w:hAnsi="Arial"/>
                <w:sz w:val="22"/>
                <w:szCs w:val="22"/>
              </w:rPr>
              <w:lastRenderedPageBreak/>
              <w:t>family law, on-reserve tenant law, employment law, etc.)</w:t>
            </w:r>
          </w:p>
          <w:p w14:paraId="27977AF2" w14:textId="27479D09" w:rsidR="00322CD6" w:rsidRDefault="00322CD6" w:rsidP="00A747BC">
            <w:pPr>
              <w:jc w:val="both"/>
              <w:rPr>
                <w:rFonts w:ascii="Arial" w:eastAsia="Arial" w:hAnsi="Arial"/>
                <w:sz w:val="22"/>
                <w:szCs w:val="22"/>
              </w:rPr>
            </w:pPr>
            <w:r>
              <w:rPr>
                <w:rFonts w:ascii="Arial" w:eastAsia="Arial" w:hAnsi="Arial"/>
                <w:sz w:val="22"/>
                <w:szCs w:val="22"/>
              </w:rPr>
              <w:t>Work on reserves</w:t>
            </w:r>
          </w:p>
        </w:tc>
      </w:tr>
      <w:tr w:rsidR="00A82468" w14:paraId="60BDA9A2" w14:textId="77777777" w:rsidTr="00A82468">
        <w:tc>
          <w:tcPr>
            <w:tcW w:w="3116" w:type="dxa"/>
          </w:tcPr>
          <w:p w14:paraId="712083F2" w14:textId="15F9EEA1" w:rsidR="00A82468" w:rsidRDefault="00322CD6" w:rsidP="00A747BC">
            <w:pPr>
              <w:jc w:val="both"/>
              <w:rPr>
                <w:rFonts w:ascii="Arial" w:eastAsia="Arial" w:hAnsi="Arial"/>
                <w:sz w:val="22"/>
                <w:szCs w:val="22"/>
              </w:rPr>
            </w:pPr>
            <w:r>
              <w:rPr>
                <w:rFonts w:ascii="Arial" w:eastAsia="Arial" w:hAnsi="Arial"/>
                <w:sz w:val="22"/>
                <w:szCs w:val="22"/>
              </w:rPr>
              <w:lastRenderedPageBreak/>
              <w:t>Sudbury</w:t>
            </w:r>
          </w:p>
        </w:tc>
        <w:tc>
          <w:tcPr>
            <w:tcW w:w="3117" w:type="dxa"/>
          </w:tcPr>
          <w:p w14:paraId="4A8B5BEF" w14:textId="77777777" w:rsidR="00A82468" w:rsidRDefault="00322CD6" w:rsidP="00A747BC">
            <w:pPr>
              <w:jc w:val="both"/>
              <w:rPr>
                <w:rFonts w:ascii="Arial" w:eastAsia="Arial" w:hAnsi="Arial"/>
                <w:sz w:val="22"/>
                <w:szCs w:val="22"/>
              </w:rPr>
            </w:pPr>
            <w:r>
              <w:rPr>
                <w:rFonts w:ascii="Arial" w:eastAsia="Arial" w:hAnsi="Arial"/>
                <w:sz w:val="22"/>
                <w:szCs w:val="22"/>
              </w:rPr>
              <w:t>Human Rights (discrimination)</w:t>
            </w:r>
          </w:p>
          <w:p w14:paraId="3AD5B1E6" w14:textId="77777777" w:rsidR="00322CD6" w:rsidRDefault="00322CD6" w:rsidP="00A747BC">
            <w:pPr>
              <w:jc w:val="both"/>
              <w:rPr>
                <w:rFonts w:ascii="Arial" w:eastAsia="Arial" w:hAnsi="Arial"/>
                <w:sz w:val="22"/>
                <w:szCs w:val="22"/>
              </w:rPr>
            </w:pPr>
            <w:r>
              <w:rPr>
                <w:rFonts w:ascii="Arial" w:eastAsia="Arial" w:hAnsi="Arial"/>
                <w:sz w:val="22"/>
                <w:szCs w:val="22"/>
              </w:rPr>
              <w:t>On-reserve specific services</w:t>
            </w:r>
          </w:p>
          <w:p w14:paraId="0772DF17" w14:textId="3A80B3A8" w:rsidR="00322CD6" w:rsidRDefault="00322CD6" w:rsidP="00A747BC">
            <w:pPr>
              <w:jc w:val="both"/>
              <w:rPr>
                <w:rFonts w:ascii="Arial" w:eastAsia="Arial" w:hAnsi="Arial"/>
                <w:sz w:val="22"/>
                <w:szCs w:val="22"/>
              </w:rPr>
            </w:pPr>
            <w:r>
              <w:rPr>
                <w:rFonts w:ascii="Arial" w:eastAsia="Arial" w:hAnsi="Arial"/>
                <w:sz w:val="22"/>
                <w:szCs w:val="22"/>
              </w:rPr>
              <w:t>Capacity is a key issue in why these needs are not being met and transportation</w:t>
            </w:r>
          </w:p>
        </w:tc>
      </w:tr>
      <w:tr w:rsidR="00A82468" w14:paraId="71F4965C" w14:textId="77777777" w:rsidTr="00A82468">
        <w:tc>
          <w:tcPr>
            <w:tcW w:w="3116" w:type="dxa"/>
          </w:tcPr>
          <w:p w14:paraId="67218DEE" w14:textId="0B2A7B83" w:rsidR="00A82468" w:rsidRDefault="00322CD6" w:rsidP="00A747BC">
            <w:pPr>
              <w:jc w:val="both"/>
              <w:rPr>
                <w:rFonts w:ascii="Arial" w:eastAsia="Arial" w:hAnsi="Arial"/>
                <w:sz w:val="22"/>
                <w:szCs w:val="22"/>
              </w:rPr>
            </w:pPr>
            <w:r>
              <w:rPr>
                <w:rFonts w:ascii="Arial" w:eastAsia="Arial" w:hAnsi="Arial"/>
                <w:sz w:val="22"/>
                <w:szCs w:val="22"/>
              </w:rPr>
              <w:t>Manitoulin</w:t>
            </w:r>
          </w:p>
        </w:tc>
        <w:tc>
          <w:tcPr>
            <w:tcW w:w="3117" w:type="dxa"/>
          </w:tcPr>
          <w:p w14:paraId="3225750F" w14:textId="77777777" w:rsidR="00A82468" w:rsidRDefault="00322CD6" w:rsidP="00A747BC">
            <w:pPr>
              <w:jc w:val="both"/>
              <w:rPr>
                <w:rFonts w:ascii="Arial" w:eastAsia="Arial" w:hAnsi="Arial"/>
                <w:sz w:val="22"/>
                <w:szCs w:val="22"/>
              </w:rPr>
            </w:pPr>
            <w:r>
              <w:rPr>
                <w:rFonts w:ascii="Arial" w:eastAsia="Arial" w:hAnsi="Arial"/>
                <w:sz w:val="22"/>
                <w:szCs w:val="22"/>
              </w:rPr>
              <w:t>Needs that cannot be met (family law)</w:t>
            </w:r>
          </w:p>
          <w:p w14:paraId="344D508C" w14:textId="24465132" w:rsidR="00322CD6" w:rsidRDefault="00322CD6" w:rsidP="00A747BC">
            <w:pPr>
              <w:jc w:val="both"/>
              <w:rPr>
                <w:rFonts w:ascii="Arial" w:eastAsia="Arial" w:hAnsi="Arial"/>
                <w:sz w:val="22"/>
                <w:szCs w:val="22"/>
              </w:rPr>
            </w:pPr>
            <w:r>
              <w:rPr>
                <w:rFonts w:ascii="Arial" w:eastAsia="Arial" w:hAnsi="Arial"/>
                <w:sz w:val="22"/>
                <w:szCs w:val="22"/>
              </w:rPr>
              <w:t>On-reserve issues (wills &amp; estates, housing)</w:t>
            </w:r>
          </w:p>
          <w:p w14:paraId="0D4EDAC0" w14:textId="06873F10" w:rsidR="00322CD6" w:rsidRDefault="00322CD6" w:rsidP="00A747BC">
            <w:pPr>
              <w:jc w:val="both"/>
              <w:rPr>
                <w:rFonts w:ascii="Arial" w:eastAsia="Arial" w:hAnsi="Arial"/>
                <w:sz w:val="22"/>
                <w:szCs w:val="22"/>
              </w:rPr>
            </w:pPr>
            <w:r>
              <w:rPr>
                <w:rFonts w:ascii="Arial" w:eastAsia="Arial" w:hAnsi="Arial"/>
                <w:sz w:val="22"/>
                <w:szCs w:val="22"/>
              </w:rPr>
              <w:t>Many clients need help with family and criminal legal services</w:t>
            </w:r>
          </w:p>
        </w:tc>
      </w:tr>
      <w:tr w:rsidR="00A82468" w14:paraId="08747B5C" w14:textId="77777777" w:rsidTr="00A82468">
        <w:tc>
          <w:tcPr>
            <w:tcW w:w="3116" w:type="dxa"/>
          </w:tcPr>
          <w:p w14:paraId="4F3935CA" w14:textId="3BB031A9" w:rsidR="00A82468" w:rsidRDefault="00322CD6" w:rsidP="00A747BC">
            <w:pPr>
              <w:jc w:val="both"/>
              <w:rPr>
                <w:rFonts w:ascii="Arial" w:eastAsia="Arial" w:hAnsi="Arial"/>
                <w:sz w:val="22"/>
                <w:szCs w:val="22"/>
              </w:rPr>
            </w:pPr>
            <w:r>
              <w:rPr>
                <w:rFonts w:ascii="Arial" w:eastAsia="Arial" w:hAnsi="Arial"/>
                <w:sz w:val="22"/>
                <w:szCs w:val="22"/>
              </w:rPr>
              <w:t>Nipissing</w:t>
            </w:r>
          </w:p>
        </w:tc>
        <w:tc>
          <w:tcPr>
            <w:tcW w:w="3117" w:type="dxa"/>
          </w:tcPr>
          <w:p w14:paraId="64C4738B" w14:textId="5F917B8D" w:rsidR="00A82468" w:rsidRDefault="00322CD6" w:rsidP="00A747BC">
            <w:pPr>
              <w:jc w:val="both"/>
              <w:rPr>
                <w:rFonts w:ascii="Arial" w:eastAsia="Arial" w:hAnsi="Arial"/>
                <w:sz w:val="22"/>
                <w:szCs w:val="22"/>
              </w:rPr>
            </w:pPr>
            <w:r>
              <w:rPr>
                <w:rFonts w:ascii="Arial" w:eastAsia="Arial" w:hAnsi="Arial"/>
                <w:sz w:val="22"/>
                <w:szCs w:val="22"/>
              </w:rPr>
              <w:t>Criminal Injury Comp. (was cancelled)</w:t>
            </w:r>
          </w:p>
          <w:p w14:paraId="1E93B1D5" w14:textId="77777777" w:rsidR="00322CD6" w:rsidRDefault="00322CD6" w:rsidP="00A747BC">
            <w:pPr>
              <w:jc w:val="both"/>
              <w:rPr>
                <w:rFonts w:ascii="Arial" w:eastAsia="Arial" w:hAnsi="Arial"/>
                <w:sz w:val="22"/>
                <w:szCs w:val="22"/>
              </w:rPr>
            </w:pPr>
            <w:r>
              <w:rPr>
                <w:rFonts w:ascii="Arial" w:eastAsia="Arial" w:hAnsi="Arial"/>
                <w:sz w:val="22"/>
                <w:szCs w:val="22"/>
              </w:rPr>
              <w:t>On-reserve issues (estates, tenancy law)</w:t>
            </w:r>
          </w:p>
          <w:p w14:paraId="60D175A6" w14:textId="1E2703EC" w:rsidR="00322CD6" w:rsidRDefault="00322CD6" w:rsidP="00A747BC">
            <w:pPr>
              <w:jc w:val="both"/>
              <w:rPr>
                <w:rFonts w:ascii="Arial" w:eastAsia="Arial" w:hAnsi="Arial"/>
                <w:sz w:val="22"/>
                <w:szCs w:val="22"/>
              </w:rPr>
            </w:pPr>
            <w:r>
              <w:rPr>
                <w:rFonts w:ascii="Arial" w:eastAsia="Arial" w:hAnsi="Arial"/>
                <w:sz w:val="22"/>
                <w:szCs w:val="22"/>
              </w:rPr>
              <w:t>Employment law – mostly limited to short term employment and wrongful dismissal</w:t>
            </w:r>
          </w:p>
        </w:tc>
      </w:tr>
      <w:tr w:rsidR="00A82468" w14:paraId="294249DC" w14:textId="77777777" w:rsidTr="00A82468">
        <w:tc>
          <w:tcPr>
            <w:tcW w:w="3116" w:type="dxa"/>
          </w:tcPr>
          <w:p w14:paraId="77AD3EB4" w14:textId="2B938284" w:rsidR="00A82468" w:rsidRDefault="00322CD6" w:rsidP="00A747BC">
            <w:pPr>
              <w:jc w:val="both"/>
              <w:rPr>
                <w:rFonts w:ascii="Arial" w:eastAsia="Arial" w:hAnsi="Arial"/>
                <w:sz w:val="22"/>
                <w:szCs w:val="22"/>
              </w:rPr>
            </w:pPr>
            <w:r>
              <w:rPr>
                <w:rFonts w:ascii="Arial" w:eastAsia="Arial" w:hAnsi="Arial"/>
                <w:sz w:val="22"/>
                <w:szCs w:val="22"/>
              </w:rPr>
              <w:t>Timmins-Temiskaming</w:t>
            </w:r>
          </w:p>
        </w:tc>
        <w:tc>
          <w:tcPr>
            <w:tcW w:w="3117" w:type="dxa"/>
          </w:tcPr>
          <w:p w14:paraId="2DCA4A53" w14:textId="77777777" w:rsidR="00A82468" w:rsidRDefault="00322CD6" w:rsidP="00A747BC">
            <w:pPr>
              <w:jc w:val="both"/>
              <w:rPr>
                <w:rFonts w:ascii="Arial" w:eastAsia="Arial" w:hAnsi="Arial"/>
                <w:sz w:val="22"/>
                <w:szCs w:val="22"/>
              </w:rPr>
            </w:pPr>
            <w:r>
              <w:rPr>
                <w:rFonts w:ascii="Arial" w:eastAsia="Arial" w:hAnsi="Arial"/>
                <w:sz w:val="22"/>
                <w:szCs w:val="22"/>
              </w:rPr>
              <w:t>Needs that cannot be met (i.e. family law, on-reserve tenancy, employment law)</w:t>
            </w:r>
          </w:p>
          <w:p w14:paraId="7957D12A" w14:textId="77777777" w:rsidR="00322CD6" w:rsidRDefault="00322CD6" w:rsidP="00A747BC">
            <w:pPr>
              <w:jc w:val="both"/>
              <w:rPr>
                <w:rFonts w:ascii="Arial" w:eastAsia="Arial" w:hAnsi="Arial"/>
                <w:sz w:val="22"/>
                <w:szCs w:val="22"/>
              </w:rPr>
            </w:pPr>
            <w:r>
              <w:rPr>
                <w:rFonts w:ascii="Arial" w:eastAsia="Arial" w:hAnsi="Arial"/>
                <w:sz w:val="22"/>
                <w:szCs w:val="22"/>
              </w:rPr>
              <w:t>Human Rights (discrimination)</w:t>
            </w:r>
          </w:p>
          <w:p w14:paraId="4C4B67C4" w14:textId="1900C8B4" w:rsidR="00322CD6" w:rsidRDefault="00322CD6" w:rsidP="00A747BC">
            <w:pPr>
              <w:jc w:val="both"/>
              <w:rPr>
                <w:rFonts w:ascii="Arial" w:eastAsia="Arial" w:hAnsi="Arial"/>
                <w:sz w:val="22"/>
                <w:szCs w:val="22"/>
              </w:rPr>
            </w:pPr>
            <w:r>
              <w:rPr>
                <w:rFonts w:ascii="Arial" w:eastAsia="Arial" w:hAnsi="Arial"/>
                <w:sz w:val="22"/>
                <w:szCs w:val="22"/>
              </w:rPr>
              <w:t>Rights to healthcare and power of attorney</w:t>
            </w:r>
          </w:p>
        </w:tc>
      </w:tr>
    </w:tbl>
    <w:p w14:paraId="14A7CB7C" w14:textId="77777777" w:rsidR="00A82468" w:rsidRDefault="00A82468" w:rsidP="00A747BC">
      <w:pPr>
        <w:jc w:val="both"/>
        <w:rPr>
          <w:rFonts w:ascii="Arial" w:eastAsia="Arial" w:hAnsi="Arial"/>
          <w:sz w:val="22"/>
          <w:szCs w:val="22"/>
        </w:rPr>
      </w:pPr>
    </w:p>
    <w:p w14:paraId="0CBB6DAE" w14:textId="77777777" w:rsidR="00322CD6" w:rsidRDefault="00322CD6" w:rsidP="00A747BC">
      <w:pPr>
        <w:jc w:val="both"/>
        <w:rPr>
          <w:rFonts w:ascii="Arial" w:eastAsia="Arial" w:hAnsi="Arial"/>
          <w:sz w:val="22"/>
          <w:szCs w:val="22"/>
        </w:rPr>
      </w:pPr>
    </w:p>
    <w:p w14:paraId="5F936F53" w14:textId="77777777" w:rsidR="00322CD6" w:rsidRPr="0018422B" w:rsidRDefault="00322CD6" w:rsidP="00322CD6">
      <w:pPr>
        <w:spacing w:line="0" w:lineRule="atLeast"/>
        <w:ind w:left="100"/>
        <w:rPr>
          <w:rFonts w:ascii="Arial" w:eastAsia="Arial" w:hAnsi="Arial"/>
          <w:bCs/>
          <w:i/>
          <w:iCs/>
          <w:sz w:val="24"/>
          <w:u w:val="single"/>
        </w:rPr>
      </w:pPr>
      <w:r w:rsidRPr="0018422B">
        <w:rPr>
          <w:rFonts w:ascii="Arial" w:eastAsia="Arial" w:hAnsi="Arial"/>
          <w:bCs/>
          <w:i/>
          <w:iCs/>
          <w:sz w:val="24"/>
          <w:u w:val="single"/>
        </w:rPr>
        <w:t>Forecasting of future legal needs</w:t>
      </w:r>
    </w:p>
    <w:p w14:paraId="36229ABF" w14:textId="77777777" w:rsidR="00322CD6" w:rsidRDefault="00322CD6" w:rsidP="00322CD6">
      <w:pPr>
        <w:spacing w:line="394" w:lineRule="exact"/>
        <w:rPr>
          <w:rFonts w:ascii="Times New Roman" w:eastAsia="Times New Roman" w:hAnsi="Times New Roman"/>
        </w:rPr>
      </w:pPr>
    </w:p>
    <w:p w14:paraId="689751D3" w14:textId="77777777" w:rsidR="00322CD6" w:rsidRDefault="00322CD6" w:rsidP="00322CD6">
      <w:pPr>
        <w:ind w:left="100" w:right="20"/>
        <w:jc w:val="both"/>
        <w:rPr>
          <w:rFonts w:ascii="Arial" w:eastAsia="Arial" w:hAnsi="Arial"/>
          <w:sz w:val="22"/>
        </w:rPr>
      </w:pPr>
      <w:r>
        <w:rPr>
          <w:rFonts w:ascii="Arial" w:eastAsia="Arial" w:hAnsi="Arial"/>
          <w:sz w:val="22"/>
        </w:rPr>
        <w:t>Based on the above-noted responses regarding legal need gaps, participants were asked to identify what legal problems they anticipate low-income Indigenous clients to face in five years.</w:t>
      </w:r>
    </w:p>
    <w:p w14:paraId="102AED96" w14:textId="77777777" w:rsidR="00322CD6" w:rsidRDefault="00322CD6" w:rsidP="00322CD6">
      <w:pPr>
        <w:rPr>
          <w:rFonts w:ascii="Times New Roman" w:eastAsia="Times New Roman" w:hAnsi="Times New Roman"/>
        </w:rPr>
      </w:pPr>
    </w:p>
    <w:p w14:paraId="59E9567A" w14:textId="77777777" w:rsidR="00322CD6" w:rsidRDefault="00322CD6" w:rsidP="00322CD6">
      <w:pPr>
        <w:ind w:left="100"/>
        <w:jc w:val="both"/>
        <w:rPr>
          <w:rFonts w:ascii="Arial" w:eastAsia="Arial" w:hAnsi="Arial"/>
          <w:sz w:val="22"/>
        </w:rPr>
      </w:pPr>
      <w:r>
        <w:rPr>
          <w:rFonts w:ascii="Arial" w:eastAsia="Arial" w:hAnsi="Arial"/>
          <w:sz w:val="22"/>
        </w:rPr>
        <w:t>The anticipated legal needs for Indigenous clients varied for each clinic; however, there were similarities among responses. First and foremost, there was an acknowledgement from both staff and clients that the longstanding, systemic issues which require clients to seek out legal assistance will only worsen if their root causes are not addressed. The “worsening” of issues including homelessness, mental health, poverty, and addiction were raised by a majority of both staff and client respondents.</w:t>
      </w:r>
    </w:p>
    <w:p w14:paraId="67A76EFE" w14:textId="77777777" w:rsidR="00322CD6" w:rsidRDefault="00322CD6" w:rsidP="00322CD6">
      <w:pPr>
        <w:rPr>
          <w:rFonts w:ascii="Times New Roman" w:eastAsia="Times New Roman" w:hAnsi="Times New Roman"/>
        </w:rPr>
      </w:pPr>
    </w:p>
    <w:p w14:paraId="1D59FCF6" w14:textId="77777777" w:rsidR="00322CD6" w:rsidRDefault="00322CD6" w:rsidP="00322CD6">
      <w:pPr>
        <w:ind w:left="100" w:right="20"/>
        <w:jc w:val="both"/>
        <w:rPr>
          <w:rFonts w:ascii="Arial" w:eastAsia="Arial" w:hAnsi="Arial"/>
          <w:sz w:val="22"/>
        </w:rPr>
      </w:pPr>
      <w:r>
        <w:rPr>
          <w:rFonts w:ascii="Arial" w:eastAsia="Arial" w:hAnsi="Arial"/>
          <w:sz w:val="22"/>
        </w:rPr>
        <w:t>When it comes to future issues accessing legal services, many clinics noted that changes to programs and community services will create challenges for Indigenous clients. From budget cuts and elimination of programs to the narrowing of eligibility, many clients will face issues navigating an emerging under-resourced system. Clinics highlighted that this will likely result in greater demand for their services thus putting greater strain on their capacity.</w:t>
      </w:r>
    </w:p>
    <w:p w14:paraId="6DD2171F" w14:textId="77777777" w:rsidR="00322CD6" w:rsidRDefault="00322CD6" w:rsidP="00A747BC">
      <w:pPr>
        <w:jc w:val="both"/>
        <w:rPr>
          <w:rFonts w:ascii="Arial" w:eastAsia="Arial" w:hAnsi="Arial"/>
          <w:sz w:val="22"/>
          <w:szCs w:val="22"/>
        </w:rPr>
      </w:pPr>
    </w:p>
    <w:p w14:paraId="2C2CE5A2" w14:textId="77777777" w:rsidR="00322CD6" w:rsidRDefault="00322CD6" w:rsidP="00A747BC">
      <w:pPr>
        <w:jc w:val="both"/>
        <w:rPr>
          <w:rFonts w:ascii="Arial" w:eastAsia="Arial" w:hAnsi="Arial"/>
          <w:sz w:val="22"/>
          <w:szCs w:val="22"/>
        </w:rPr>
      </w:pPr>
    </w:p>
    <w:tbl>
      <w:tblPr>
        <w:tblStyle w:val="TableGrid"/>
        <w:tblW w:w="0" w:type="auto"/>
        <w:tblLook w:val="04A0" w:firstRow="1" w:lastRow="0" w:firstColumn="1" w:lastColumn="0" w:noHBand="0" w:noVBand="1"/>
      </w:tblPr>
      <w:tblGrid>
        <w:gridCol w:w="4675"/>
        <w:gridCol w:w="4675"/>
      </w:tblGrid>
      <w:tr w:rsidR="00322CD6" w14:paraId="71B52114" w14:textId="77777777" w:rsidTr="00322CD6">
        <w:tc>
          <w:tcPr>
            <w:tcW w:w="4675" w:type="dxa"/>
          </w:tcPr>
          <w:p w14:paraId="289A0EF7" w14:textId="3517677D" w:rsidR="00322CD6" w:rsidRDefault="00322CD6" w:rsidP="00A747BC">
            <w:pPr>
              <w:jc w:val="both"/>
              <w:rPr>
                <w:rFonts w:ascii="Arial" w:eastAsia="Arial" w:hAnsi="Arial"/>
                <w:sz w:val="22"/>
                <w:szCs w:val="22"/>
              </w:rPr>
            </w:pPr>
            <w:r>
              <w:rPr>
                <w:rFonts w:ascii="Arial" w:eastAsia="Arial" w:hAnsi="Arial"/>
                <w:sz w:val="22"/>
                <w:szCs w:val="22"/>
              </w:rPr>
              <w:t>Community Legal Clinic</w:t>
            </w:r>
          </w:p>
        </w:tc>
        <w:tc>
          <w:tcPr>
            <w:tcW w:w="4675" w:type="dxa"/>
          </w:tcPr>
          <w:p w14:paraId="393CEF4D" w14:textId="17E5EEDF" w:rsidR="00322CD6" w:rsidRDefault="00322CD6" w:rsidP="00A747BC">
            <w:pPr>
              <w:jc w:val="both"/>
              <w:rPr>
                <w:rFonts w:ascii="Arial" w:eastAsia="Arial" w:hAnsi="Arial"/>
                <w:sz w:val="22"/>
                <w:szCs w:val="22"/>
              </w:rPr>
            </w:pPr>
            <w:r>
              <w:rPr>
                <w:rFonts w:ascii="Arial" w:eastAsia="Arial" w:hAnsi="Arial"/>
                <w:sz w:val="22"/>
                <w:szCs w:val="22"/>
              </w:rPr>
              <w:t xml:space="preserve">What legal problems do low-income Indigenous people </w:t>
            </w:r>
            <w:r w:rsidR="0018422B">
              <w:rPr>
                <w:rFonts w:ascii="Arial" w:eastAsia="Arial" w:hAnsi="Arial"/>
                <w:sz w:val="22"/>
                <w:szCs w:val="22"/>
              </w:rPr>
              <w:t>expect to face in five years?</w:t>
            </w:r>
          </w:p>
        </w:tc>
      </w:tr>
      <w:tr w:rsidR="00322CD6" w14:paraId="5286F2DC" w14:textId="77777777" w:rsidTr="00322CD6">
        <w:tc>
          <w:tcPr>
            <w:tcW w:w="4675" w:type="dxa"/>
          </w:tcPr>
          <w:p w14:paraId="4CC300BD" w14:textId="11C38EC4" w:rsidR="00322CD6" w:rsidRDefault="0018422B" w:rsidP="00A747BC">
            <w:pPr>
              <w:jc w:val="both"/>
              <w:rPr>
                <w:rFonts w:ascii="Arial" w:eastAsia="Arial" w:hAnsi="Arial"/>
                <w:sz w:val="22"/>
                <w:szCs w:val="22"/>
              </w:rPr>
            </w:pPr>
            <w:r>
              <w:rPr>
                <w:rFonts w:ascii="Arial" w:eastAsia="Arial" w:hAnsi="Arial"/>
                <w:sz w:val="22"/>
                <w:szCs w:val="22"/>
              </w:rPr>
              <w:t>Northwest</w:t>
            </w:r>
          </w:p>
        </w:tc>
        <w:tc>
          <w:tcPr>
            <w:tcW w:w="4675" w:type="dxa"/>
          </w:tcPr>
          <w:p w14:paraId="3D263CF6" w14:textId="77777777" w:rsidR="00322CD6" w:rsidRDefault="0018422B" w:rsidP="00A747BC">
            <w:pPr>
              <w:jc w:val="both"/>
              <w:rPr>
                <w:rFonts w:ascii="Arial" w:eastAsia="Arial" w:hAnsi="Arial"/>
                <w:sz w:val="22"/>
                <w:szCs w:val="22"/>
              </w:rPr>
            </w:pPr>
            <w:r>
              <w:rPr>
                <w:rFonts w:ascii="Arial" w:eastAsia="Arial" w:hAnsi="Arial"/>
                <w:sz w:val="22"/>
                <w:szCs w:val="22"/>
              </w:rPr>
              <w:t>Housing (homelessness, landlord issues, nursing care)</w:t>
            </w:r>
          </w:p>
          <w:p w14:paraId="75C81634" w14:textId="77777777" w:rsidR="0018422B" w:rsidRDefault="0018422B" w:rsidP="00A747BC">
            <w:pPr>
              <w:jc w:val="both"/>
              <w:rPr>
                <w:rFonts w:ascii="Arial" w:eastAsia="Arial" w:hAnsi="Arial"/>
                <w:sz w:val="22"/>
                <w:szCs w:val="22"/>
              </w:rPr>
            </w:pPr>
            <w:r>
              <w:rPr>
                <w:rFonts w:ascii="Arial" w:eastAsia="Arial" w:hAnsi="Arial"/>
                <w:sz w:val="22"/>
                <w:szCs w:val="22"/>
              </w:rPr>
              <w:t>Residential school compensation and 60s scoop settlement</w:t>
            </w:r>
          </w:p>
          <w:p w14:paraId="700031E4" w14:textId="4163F169" w:rsidR="0018422B" w:rsidRDefault="0018422B" w:rsidP="00A747BC">
            <w:pPr>
              <w:jc w:val="both"/>
              <w:rPr>
                <w:rFonts w:ascii="Arial" w:eastAsia="Arial" w:hAnsi="Arial"/>
                <w:sz w:val="22"/>
                <w:szCs w:val="22"/>
              </w:rPr>
            </w:pPr>
            <w:r>
              <w:rPr>
                <w:rFonts w:ascii="Arial" w:eastAsia="Arial" w:hAnsi="Arial"/>
                <w:sz w:val="22"/>
                <w:szCs w:val="22"/>
              </w:rPr>
              <w:t>Creditor/debtor issues</w:t>
            </w:r>
          </w:p>
        </w:tc>
      </w:tr>
      <w:tr w:rsidR="00322CD6" w14:paraId="2C29898C" w14:textId="77777777" w:rsidTr="00322CD6">
        <w:tc>
          <w:tcPr>
            <w:tcW w:w="4675" w:type="dxa"/>
          </w:tcPr>
          <w:p w14:paraId="1E1FC5A7" w14:textId="1C0776F1" w:rsidR="00322CD6" w:rsidRDefault="0018422B" w:rsidP="00A747BC">
            <w:pPr>
              <w:jc w:val="both"/>
              <w:rPr>
                <w:rFonts w:ascii="Arial" w:eastAsia="Arial" w:hAnsi="Arial"/>
                <w:sz w:val="22"/>
                <w:szCs w:val="22"/>
              </w:rPr>
            </w:pPr>
            <w:r>
              <w:rPr>
                <w:rFonts w:ascii="Arial" w:eastAsia="Arial" w:hAnsi="Arial"/>
                <w:sz w:val="22"/>
                <w:szCs w:val="22"/>
              </w:rPr>
              <w:t>Lake Country</w:t>
            </w:r>
          </w:p>
        </w:tc>
        <w:tc>
          <w:tcPr>
            <w:tcW w:w="4675" w:type="dxa"/>
          </w:tcPr>
          <w:p w14:paraId="14F658C5" w14:textId="77777777" w:rsidR="0018422B" w:rsidRDefault="0018422B" w:rsidP="0018422B">
            <w:pPr>
              <w:jc w:val="both"/>
              <w:rPr>
                <w:rFonts w:ascii="Arial" w:eastAsia="Arial" w:hAnsi="Arial"/>
                <w:sz w:val="22"/>
                <w:szCs w:val="22"/>
              </w:rPr>
            </w:pPr>
            <w:r>
              <w:rPr>
                <w:rFonts w:ascii="Arial" w:eastAsia="Arial" w:hAnsi="Arial"/>
                <w:sz w:val="22"/>
                <w:szCs w:val="22"/>
              </w:rPr>
              <w:t>Housing (homelessness, landlord issues, nursing care)</w:t>
            </w:r>
          </w:p>
          <w:p w14:paraId="49B84592" w14:textId="77777777" w:rsidR="0018422B" w:rsidRDefault="0018422B" w:rsidP="0018422B">
            <w:pPr>
              <w:jc w:val="both"/>
              <w:rPr>
                <w:rFonts w:ascii="Arial" w:eastAsia="Arial" w:hAnsi="Arial"/>
                <w:sz w:val="22"/>
                <w:szCs w:val="22"/>
              </w:rPr>
            </w:pPr>
            <w:r>
              <w:rPr>
                <w:rFonts w:ascii="Arial" w:eastAsia="Arial" w:hAnsi="Arial"/>
                <w:sz w:val="22"/>
                <w:szCs w:val="22"/>
              </w:rPr>
              <w:t>Residential school compensation and 60s scoop settlement</w:t>
            </w:r>
          </w:p>
          <w:p w14:paraId="24D5A060" w14:textId="77777777" w:rsidR="00322CD6" w:rsidRDefault="0018422B" w:rsidP="0018422B">
            <w:pPr>
              <w:jc w:val="both"/>
              <w:rPr>
                <w:rFonts w:ascii="Arial" w:eastAsia="Arial" w:hAnsi="Arial"/>
                <w:sz w:val="22"/>
                <w:szCs w:val="22"/>
              </w:rPr>
            </w:pPr>
            <w:r>
              <w:rPr>
                <w:rFonts w:ascii="Arial" w:eastAsia="Arial" w:hAnsi="Arial"/>
                <w:sz w:val="22"/>
                <w:szCs w:val="22"/>
              </w:rPr>
              <w:t>Creditor/debtor issues</w:t>
            </w:r>
          </w:p>
          <w:p w14:paraId="2BF069F7" w14:textId="77777777" w:rsidR="0018422B" w:rsidRDefault="0018422B" w:rsidP="0018422B">
            <w:pPr>
              <w:jc w:val="both"/>
              <w:rPr>
                <w:rFonts w:ascii="Arial" w:eastAsia="Arial" w:hAnsi="Arial"/>
                <w:sz w:val="22"/>
                <w:szCs w:val="22"/>
              </w:rPr>
            </w:pPr>
            <w:r>
              <w:rPr>
                <w:rFonts w:ascii="Arial" w:eastAsia="Arial" w:hAnsi="Arial"/>
                <w:sz w:val="22"/>
                <w:szCs w:val="22"/>
              </w:rPr>
              <w:t>Health Care</w:t>
            </w:r>
          </w:p>
          <w:p w14:paraId="43EE6871" w14:textId="2A3A8B34" w:rsidR="0018422B" w:rsidRDefault="0018422B" w:rsidP="0018422B">
            <w:pPr>
              <w:jc w:val="both"/>
              <w:rPr>
                <w:rFonts w:ascii="Arial" w:eastAsia="Arial" w:hAnsi="Arial"/>
                <w:sz w:val="22"/>
                <w:szCs w:val="22"/>
              </w:rPr>
            </w:pPr>
            <w:r>
              <w:rPr>
                <w:rFonts w:ascii="Arial" w:eastAsia="Arial" w:hAnsi="Arial"/>
                <w:sz w:val="22"/>
                <w:szCs w:val="22"/>
              </w:rPr>
              <w:t>Public Service cuts</w:t>
            </w:r>
          </w:p>
        </w:tc>
      </w:tr>
      <w:tr w:rsidR="00322CD6" w14:paraId="04E47C30" w14:textId="77777777" w:rsidTr="00322CD6">
        <w:tc>
          <w:tcPr>
            <w:tcW w:w="4675" w:type="dxa"/>
          </w:tcPr>
          <w:p w14:paraId="508E992C" w14:textId="344AAA79" w:rsidR="00322CD6" w:rsidRDefault="0018422B" w:rsidP="00A747BC">
            <w:pPr>
              <w:jc w:val="both"/>
              <w:rPr>
                <w:rFonts w:ascii="Arial" w:eastAsia="Arial" w:hAnsi="Arial"/>
                <w:sz w:val="22"/>
                <w:szCs w:val="22"/>
              </w:rPr>
            </w:pPr>
            <w:proofErr w:type="spellStart"/>
            <w:r>
              <w:rPr>
                <w:rFonts w:ascii="Arial" w:eastAsia="Arial" w:hAnsi="Arial"/>
                <w:sz w:val="22"/>
                <w:szCs w:val="22"/>
              </w:rPr>
              <w:t>Kinna-Aweya</w:t>
            </w:r>
            <w:proofErr w:type="spellEnd"/>
          </w:p>
        </w:tc>
        <w:tc>
          <w:tcPr>
            <w:tcW w:w="4675" w:type="dxa"/>
          </w:tcPr>
          <w:p w14:paraId="187B870B" w14:textId="77777777" w:rsidR="00322CD6" w:rsidRDefault="0018422B" w:rsidP="00A747BC">
            <w:pPr>
              <w:jc w:val="both"/>
              <w:rPr>
                <w:rFonts w:ascii="Arial" w:eastAsia="Arial" w:hAnsi="Arial"/>
                <w:sz w:val="22"/>
                <w:szCs w:val="22"/>
              </w:rPr>
            </w:pPr>
            <w:r>
              <w:rPr>
                <w:rFonts w:ascii="Arial" w:eastAsia="Arial" w:hAnsi="Arial"/>
                <w:sz w:val="22"/>
                <w:szCs w:val="22"/>
              </w:rPr>
              <w:t>Privatization of employment</w:t>
            </w:r>
          </w:p>
          <w:p w14:paraId="76AC2564" w14:textId="77777777" w:rsidR="0018422B" w:rsidRDefault="0018422B" w:rsidP="00A747BC">
            <w:pPr>
              <w:jc w:val="both"/>
              <w:rPr>
                <w:rFonts w:ascii="Arial" w:eastAsia="Arial" w:hAnsi="Arial"/>
                <w:sz w:val="22"/>
                <w:szCs w:val="22"/>
              </w:rPr>
            </w:pPr>
            <w:r>
              <w:rPr>
                <w:rFonts w:ascii="Arial" w:eastAsia="Arial" w:hAnsi="Arial"/>
                <w:sz w:val="22"/>
                <w:szCs w:val="22"/>
              </w:rPr>
              <w:t>Housing law</w:t>
            </w:r>
          </w:p>
          <w:p w14:paraId="041823FA" w14:textId="77777777" w:rsidR="0018422B" w:rsidRDefault="0018422B" w:rsidP="00A747BC">
            <w:pPr>
              <w:jc w:val="both"/>
              <w:rPr>
                <w:rFonts w:ascii="Arial" w:eastAsia="Arial" w:hAnsi="Arial"/>
                <w:sz w:val="22"/>
                <w:szCs w:val="22"/>
              </w:rPr>
            </w:pPr>
            <w:r>
              <w:rPr>
                <w:rFonts w:ascii="Arial" w:eastAsia="Arial" w:hAnsi="Arial"/>
                <w:sz w:val="22"/>
                <w:szCs w:val="22"/>
              </w:rPr>
              <w:t>Education and literacy issues</w:t>
            </w:r>
          </w:p>
          <w:p w14:paraId="7C494064" w14:textId="77777777" w:rsidR="0018422B" w:rsidRDefault="0018422B" w:rsidP="00A747BC">
            <w:pPr>
              <w:jc w:val="both"/>
              <w:rPr>
                <w:rFonts w:ascii="Arial" w:eastAsia="Arial" w:hAnsi="Arial"/>
                <w:sz w:val="22"/>
                <w:szCs w:val="22"/>
              </w:rPr>
            </w:pPr>
            <w:r>
              <w:rPr>
                <w:rFonts w:ascii="Arial" w:eastAsia="Arial" w:hAnsi="Arial"/>
                <w:sz w:val="22"/>
                <w:szCs w:val="22"/>
              </w:rPr>
              <w:t>Mental health</w:t>
            </w:r>
          </w:p>
          <w:p w14:paraId="09971A9C" w14:textId="389CF167" w:rsidR="0018422B" w:rsidRDefault="0018422B" w:rsidP="00A747BC">
            <w:pPr>
              <w:jc w:val="both"/>
              <w:rPr>
                <w:rFonts w:ascii="Arial" w:eastAsia="Arial" w:hAnsi="Arial"/>
                <w:sz w:val="22"/>
                <w:szCs w:val="22"/>
              </w:rPr>
            </w:pPr>
            <w:r>
              <w:rPr>
                <w:rFonts w:ascii="Arial" w:eastAsia="Arial" w:hAnsi="Arial"/>
                <w:sz w:val="22"/>
                <w:szCs w:val="22"/>
              </w:rPr>
              <w:t>Service and funding cuts</w:t>
            </w:r>
          </w:p>
        </w:tc>
      </w:tr>
      <w:tr w:rsidR="00322CD6" w14:paraId="1A1DDF61" w14:textId="77777777" w:rsidTr="00322CD6">
        <w:tc>
          <w:tcPr>
            <w:tcW w:w="4675" w:type="dxa"/>
          </w:tcPr>
          <w:p w14:paraId="4C7CE2AD" w14:textId="5529E60B" w:rsidR="00322CD6" w:rsidRDefault="0018422B" w:rsidP="00A747BC">
            <w:pPr>
              <w:jc w:val="both"/>
              <w:rPr>
                <w:rFonts w:ascii="Arial" w:eastAsia="Arial" w:hAnsi="Arial"/>
                <w:sz w:val="22"/>
                <w:szCs w:val="22"/>
              </w:rPr>
            </w:pPr>
            <w:r>
              <w:rPr>
                <w:rFonts w:ascii="Arial" w:eastAsia="Arial" w:hAnsi="Arial"/>
                <w:sz w:val="22"/>
                <w:szCs w:val="22"/>
              </w:rPr>
              <w:t>Sudbury</w:t>
            </w:r>
          </w:p>
        </w:tc>
        <w:tc>
          <w:tcPr>
            <w:tcW w:w="4675" w:type="dxa"/>
          </w:tcPr>
          <w:p w14:paraId="1D216401" w14:textId="77777777" w:rsidR="00322CD6" w:rsidRDefault="0018422B" w:rsidP="00A747BC">
            <w:pPr>
              <w:jc w:val="both"/>
              <w:rPr>
                <w:rFonts w:ascii="Arial" w:eastAsia="Arial" w:hAnsi="Arial"/>
                <w:sz w:val="22"/>
                <w:szCs w:val="22"/>
              </w:rPr>
            </w:pPr>
            <w:r>
              <w:rPr>
                <w:rFonts w:ascii="Arial" w:eastAsia="Arial" w:hAnsi="Arial"/>
                <w:sz w:val="22"/>
                <w:szCs w:val="22"/>
              </w:rPr>
              <w:t xml:space="preserve">Changes and inconsistency in program being offered/eligibility </w:t>
            </w:r>
          </w:p>
          <w:p w14:paraId="6D041F1F" w14:textId="77777777" w:rsidR="0018422B" w:rsidRDefault="0018422B" w:rsidP="00A747BC">
            <w:pPr>
              <w:jc w:val="both"/>
              <w:rPr>
                <w:rFonts w:ascii="Arial" w:eastAsia="Arial" w:hAnsi="Arial"/>
                <w:sz w:val="22"/>
                <w:szCs w:val="22"/>
              </w:rPr>
            </w:pPr>
            <w:r>
              <w:rPr>
                <w:rFonts w:ascii="Arial" w:eastAsia="Arial" w:hAnsi="Arial"/>
                <w:sz w:val="22"/>
                <w:szCs w:val="22"/>
              </w:rPr>
              <w:t>Self-government and status issues</w:t>
            </w:r>
          </w:p>
          <w:p w14:paraId="4B895555" w14:textId="77777777" w:rsidR="0018422B" w:rsidRDefault="0018422B" w:rsidP="00A747BC">
            <w:pPr>
              <w:jc w:val="both"/>
              <w:rPr>
                <w:rFonts w:ascii="Arial" w:eastAsia="Arial" w:hAnsi="Arial"/>
                <w:sz w:val="22"/>
                <w:szCs w:val="22"/>
              </w:rPr>
            </w:pPr>
            <w:r>
              <w:rPr>
                <w:rFonts w:ascii="Arial" w:eastAsia="Arial" w:hAnsi="Arial"/>
                <w:sz w:val="22"/>
                <w:szCs w:val="22"/>
              </w:rPr>
              <w:t>Narrowing access to ODSP</w:t>
            </w:r>
          </w:p>
          <w:p w14:paraId="7ECD353D" w14:textId="77777777" w:rsidR="0018422B" w:rsidRDefault="0018422B" w:rsidP="00A747BC">
            <w:pPr>
              <w:jc w:val="both"/>
              <w:rPr>
                <w:rFonts w:ascii="Arial" w:eastAsia="Arial" w:hAnsi="Arial"/>
                <w:sz w:val="22"/>
                <w:szCs w:val="22"/>
              </w:rPr>
            </w:pPr>
            <w:r>
              <w:rPr>
                <w:rFonts w:ascii="Arial" w:eastAsia="Arial" w:hAnsi="Arial"/>
                <w:sz w:val="22"/>
                <w:szCs w:val="22"/>
              </w:rPr>
              <w:t xml:space="preserve">Jail time/criminalization </w:t>
            </w:r>
          </w:p>
          <w:p w14:paraId="6E10EB40" w14:textId="76B99A1C" w:rsidR="0018422B" w:rsidRDefault="0018422B" w:rsidP="00A747BC">
            <w:pPr>
              <w:jc w:val="both"/>
              <w:rPr>
                <w:rFonts w:ascii="Arial" w:eastAsia="Arial" w:hAnsi="Arial"/>
                <w:sz w:val="22"/>
                <w:szCs w:val="22"/>
              </w:rPr>
            </w:pPr>
            <w:r>
              <w:rPr>
                <w:rFonts w:ascii="Arial" w:eastAsia="Arial" w:hAnsi="Arial"/>
                <w:sz w:val="22"/>
                <w:szCs w:val="22"/>
              </w:rPr>
              <w:t>Capacity issues will contribute to worse outcomes for clients</w:t>
            </w:r>
          </w:p>
        </w:tc>
      </w:tr>
      <w:tr w:rsidR="00322CD6" w14:paraId="495F974E" w14:textId="77777777" w:rsidTr="00322CD6">
        <w:tc>
          <w:tcPr>
            <w:tcW w:w="4675" w:type="dxa"/>
          </w:tcPr>
          <w:p w14:paraId="070F39B9" w14:textId="7111C63D" w:rsidR="00322CD6" w:rsidRDefault="0018422B" w:rsidP="00A747BC">
            <w:pPr>
              <w:jc w:val="both"/>
              <w:rPr>
                <w:rFonts w:ascii="Arial" w:eastAsia="Arial" w:hAnsi="Arial"/>
                <w:sz w:val="22"/>
                <w:szCs w:val="22"/>
              </w:rPr>
            </w:pPr>
            <w:r>
              <w:rPr>
                <w:rFonts w:ascii="Arial" w:eastAsia="Arial" w:hAnsi="Arial"/>
                <w:sz w:val="22"/>
                <w:szCs w:val="22"/>
              </w:rPr>
              <w:t>Manitoulin</w:t>
            </w:r>
          </w:p>
        </w:tc>
        <w:tc>
          <w:tcPr>
            <w:tcW w:w="4675" w:type="dxa"/>
          </w:tcPr>
          <w:p w14:paraId="64113BF1" w14:textId="77777777" w:rsidR="00322CD6" w:rsidRDefault="0018422B" w:rsidP="00A747BC">
            <w:pPr>
              <w:jc w:val="both"/>
              <w:rPr>
                <w:rFonts w:ascii="Arial" w:eastAsia="Arial" w:hAnsi="Arial"/>
                <w:sz w:val="22"/>
                <w:szCs w:val="22"/>
              </w:rPr>
            </w:pPr>
            <w:r>
              <w:rPr>
                <w:rFonts w:ascii="Arial" w:eastAsia="Arial" w:hAnsi="Arial"/>
                <w:sz w:val="22"/>
                <w:szCs w:val="22"/>
              </w:rPr>
              <w:t>Income disparity</w:t>
            </w:r>
          </w:p>
          <w:p w14:paraId="55EB7426" w14:textId="4F498FFD" w:rsidR="0018422B" w:rsidRDefault="0018422B" w:rsidP="00A747BC">
            <w:pPr>
              <w:jc w:val="both"/>
              <w:rPr>
                <w:rFonts w:ascii="Arial" w:eastAsia="Arial" w:hAnsi="Arial"/>
                <w:sz w:val="22"/>
                <w:szCs w:val="22"/>
              </w:rPr>
            </w:pPr>
            <w:r>
              <w:rPr>
                <w:rFonts w:ascii="Arial" w:eastAsia="Arial" w:hAnsi="Arial"/>
                <w:sz w:val="22"/>
                <w:szCs w:val="22"/>
              </w:rPr>
              <w:t>Mental health issues stemming from the stress of poverty</w:t>
            </w:r>
          </w:p>
          <w:p w14:paraId="6E262B7F" w14:textId="3428F402" w:rsidR="0018422B" w:rsidRDefault="0018422B" w:rsidP="00A747BC">
            <w:pPr>
              <w:jc w:val="both"/>
              <w:rPr>
                <w:rFonts w:ascii="Arial" w:eastAsia="Arial" w:hAnsi="Arial"/>
                <w:sz w:val="22"/>
                <w:szCs w:val="22"/>
              </w:rPr>
            </w:pPr>
            <w:r>
              <w:rPr>
                <w:rFonts w:ascii="Arial" w:eastAsia="Arial" w:hAnsi="Arial"/>
                <w:sz w:val="22"/>
                <w:szCs w:val="22"/>
              </w:rPr>
              <w:t>Capacity issues will create more challenges for Indigenous clients to access services</w:t>
            </w:r>
          </w:p>
        </w:tc>
      </w:tr>
      <w:tr w:rsidR="00322CD6" w14:paraId="2CF7D6CD" w14:textId="77777777" w:rsidTr="00322CD6">
        <w:tc>
          <w:tcPr>
            <w:tcW w:w="4675" w:type="dxa"/>
          </w:tcPr>
          <w:p w14:paraId="733C6206" w14:textId="4745F45A" w:rsidR="00322CD6" w:rsidRDefault="0018422B" w:rsidP="00A747BC">
            <w:pPr>
              <w:jc w:val="both"/>
              <w:rPr>
                <w:rFonts w:ascii="Arial" w:eastAsia="Arial" w:hAnsi="Arial"/>
                <w:sz w:val="22"/>
                <w:szCs w:val="22"/>
              </w:rPr>
            </w:pPr>
            <w:r>
              <w:rPr>
                <w:rFonts w:ascii="Arial" w:eastAsia="Arial" w:hAnsi="Arial"/>
                <w:sz w:val="22"/>
                <w:szCs w:val="22"/>
              </w:rPr>
              <w:t>Nipissing</w:t>
            </w:r>
          </w:p>
        </w:tc>
        <w:tc>
          <w:tcPr>
            <w:tcW w:w="4675" w:type="dxa"/>
          </w:tcPr>
          <w:p w14:paraId="669714CD" w14:textId="75E7169E" w:rsidR="00322CD6" w:rsidRDefault="0018422B" w:rsidP="00A747BC">
            <w:pPr>
              <w:jc w:val="both"/>
              <w:rPr>
                <w:rFonts w:ascii="Arial" w:eastAsia="Arial" w:hAnsi="Arial"/>
                <w:sz w:val="22"/>
                <w:szCs w:val="22"/>
              </w:rPr>
            </w:pPr>
            <w:r>
              <w:rPr>
                <w:rFonts w:ascii="Arial" w:eastAsia="Arial" w:hAnsi="Arial"/>
                <w:sz w:val="22"/>
                <w:szCs w:val="22"/>
              </w:rPr>
              <w:t>Housing and homelessness</w:t>
            </w:r>
          </w:p>
          <w:p w14:paraId="65613554" w14:textId="77777777" w:rsidR="0018422B" w:rsidRDefault="0018422B" w:rsidP="00A747BC">
            <w:pPr>
              <w:jc w:val="both"/>
              <w:rPr>
                <w:rFonts w:ascii="Arial" w:eastAsia="Arial" w:hAnsi="Arial"/>
                <w:sz w:val="22"/>
                <w:szCs w:val="22"/>
              </w:rPr>
            </w:pPr>
            <w:r>
              <w:rPr>
                <w:rFonts w:ascii="Arial" w:eastAsia="Arial" w:hAnsi="Arial"/>
                <w:sz w:val="22"/>
                <w:szCs w:val="22"/>
              </w:rPr>
              <w:t>Employment law</w:t>
            </w:r>
          </w:p>
          <w:p w14:paraId="6E898673" w14:textId="41078F02" w:rsidR="0018422B" w:rsidRDefault="0018422B" w:rsidP="00A747BC">
            <w:pPr>
              <w:jc w:val="both"/>
              <w:rPr>
                <w:rFonts w:ascii="Arial" w:eastAsia="Arial" w:hAnsi="Arial"/>
                <w:sz w:val="22"/>
                <w:szCs w:val="22"/>
              </w:rPr>
            </w:pPr>
            <w:r>
              <w:rPr>
                <w:rFonts w:ascii="Arial" w:eastAsia="Arial" w:hAnsi="Arial"/>
                <w:sz w:val="22"/>
                <w:szCs w:val="22"/>
              </w:rPr>
              <w:t>Mental health</w:t>
            </w:r>
          </w:p>
        </w:tc>
      </w:tr>
      <w:tr w:rsidR="00322CD6" w14:paraId="25A81B7D" w14:textId="77777777" w:rsidTr="00322CD6">
        <w:tc>
          <w:tcPr>
            <w:tcW w:w="4675" w:type="dxa"/>
          </w:tcPr>
          <w:p w14:paraId="3AF8350A" w14:textId="1590D186" w:rsidR="00322CD6" w:rsidRDefault="0018422B" w:rsidP="00A747BC">
            <w:pPr>
              <w:jc w:val="both"/>
              <w:rPr>
                <w:rFonts w:ascii="Arial" w:eastAsia="Arial" w:hAnsi="Arial"/>
                <w:sz w:val="22"/>
                <w:szCs w:val="22"/>
              </w:rPr>
            </w:pPr>
            <w:r>
              <w:rPr>
                <w:rFonts w:ascii="Arial" w:eastAsia="Arial" w:hAnsi="Arial"/>
                <w:sz w:val="22"/>
                <w:szCs w:val="22"/>
              </w:rPr>
              <w:t>Timmins-Temiskaming</w:t>
            </w:r>
          </w:p>
        </w:tc>
        <w:tc>
          <w:tcPr>
            <w:tcW w:w="4675" w:type="dxa"/>
          </w:tcPr>
          <w:p w14:paraId="38C2DFB3" w14:textId="77777777" w:rsidR="00322CD6" w:rsidRDefault="0018422B" w:rsidP="00A747BC">
            <w:pPr>
              <w:jc w:val="both"/>
              <w:rPr>
                <w:rFonts w:ascii="Arial" w:eastAsia="Arial" w:hAnsi="Arial"/>
                <w:sz w:val="22"/>
                <w:szCs w:val="22"/>
              </w:rPr>
            </w:pPr>
            <w:r>
              <w:rPr>
                <w:rFonts w:ascii="Arial" w:eastAsia="Arial" w:hAnsi="Arial"/>
                <w:sz w:val="22"/>
                <w:szCs w:val="22"/>
              </w:rPr>
              <w:t>Housing (homelessness, discrimination)</w:t>
            </w:r>
          </w:p>
          <w:p w14:paraId="2B0DA588" w14:textId="77777777" w:rsidR="0018422B" w:rsidRDefault="0018422B" w:rsidP="00A747BC">
            <w:pPr>
              <w:jc w:val="both"/>
              <w:rPr>
                <w:rFonts w:ascii="Arial" w:eastAsia="Arial" w:hAnsi="Arial"/>
                <w:sz w:val="22"/>
                <w:szCs w:val="22"/>
              </w:rPr>
            </w:pPr>
            <w:r>
              <w:rPr>
                <w:rFonts w:ascii="Arial" w:eastAsia="Arial" w:hAnsi="Arial"/>
                <w:sz w:val="22"/>
                <w:szCs w:val="22"/>
              </w:rPr>
              <w:t>“Snowball” effect (i.e. homelessness leads to food insecurity and poor health outcomes</w:t>
            </w:r>
          </w:p>
          <w:p w14:paraId="5F178DCF" w14:textId="46E6EEDC" w:rsidR="0018422B" w:rsidRDefault="0018422B" w:rsidP="00A747BC">
            <w:pPr>
              <w:jc w:val="both"/>
              <w:rPr>
                <w:rFonts w:ascii="Arial" w:eastAsia="Arial" w:hAnsi="Arial"/>
                <w:sz w:val="22"/>
                <w:szCs w:val="22"/>
              </w:rPr>
            </w:pPr>
            <w:r>
              <w:rPr>
                <w:rFonts w:ascii="Arial" w:eastAsia="Arial" w:hAnsi="Arial"/>
                <w:sz w:val="22"/>
                <w:szCs w:val="22"/>
              </w:rPr>
              <w:t>Administrative challenges (difficulty filling out paperwork due to lack of understanding and knowledge</w:t>
            </w:r>
          </w:p>
        </w:tc>
      </w:tr>
    </w:tbl>
    <w:p w14:paraId="2567D682" w14:textId="77777777" w:rsidR="00322CD6" w:rsidRDefault="00322CD6" w:rsidP="00A747BC">
      <w:pPr>
        <w:jc w:val="both"/>
        <w:rPr>
          <w:rFonts w:ascii="Arial" w:eastAsia="Arial" w:hAnsi="Arial"/>
          <w:sz w:val="22"/>
          <w:szCs w:val="22"/>
        </w:rPr>
      </w:pPr>
    </w:p>
    <w:p w14:paraId="04F3508F" w14:textId="77777777" w:rsidR="0018422B" w:rsidRDefault="0018422B" w:rsidP="00A747BC">
      <w:pPr>
        <w:jc w:val="both"/>
        <w:rPr>
          <w:rFonts w:ascii="Arial" w:eastAsia="Arial" w:hAnsi="Arial"/>
          <w:sz w:val="22"/>
          <w:szCs w:val="22"/>
        </w:rPr>
      </w:pPr>
    </w:p>
    <w:p w14:paraId="3C54F657" w14:textId="77777777" w:rsidR="0018422B" w:rsidRDefault="0018422B" w:rsidP="00A747BC">
      <w:pPr>
        <w:jc w:val="both"/>
        <w:rPr>
          <w:rFonts w:ascii="Arial" w:eastAsia="Arial" w:hAnsi="Arial"/>
          <w:sz w:val="22"/>
          <w:szCs w:val="22"/>
        </w:rPr>
      </w:pPr>
    </w:p>
    <w:p w14:paraId="58B80DC8" w14:textId="77777777" w:rsidR="0018422B" w:rsidRPr="0018422B" w:rsidRDefault="0018422B" w:rsidP="0018422B">
      <w:pPr>
        <w:spacing w:line="0" w:lineRule="atLeast"/>
        <w:ind w:left="100"/>
        <w:rPr>
          <w:rFonts w:ascii="Arial" w:eastAsia="Arial" w:hAnsi="Arial"/>
          <w:bCs/>
          <w:i/>
          <w:iCs/>
          <w:sz w:val="24"/>
          <w:u w:val="single"/>
        </w:rPr>
      </w:pPr>
      <w:r w:rsidRPr="0018422B">
        <w:rPr>
          <w:rFonts w:ascii="Arial" w:eastAsia="Arial" w:hAnsi="Arial"/>
          <w:bCs/>
          <w:i/>
          <w:iCs/>
          <w:sz w:val="24"/>
          <w:u w:val="single"/>
        </w:rPr>
        <w:t>Service Delivery Success</w:t>
      </w:r>
    </w:p>
    <w:p w14:paraId="27F5947D" w14:textId="77777777" w:rsidR="0018422B" w:rsidRDefault="0018422B" w:rsidP="0018422B">
      <w:pPr>
        <w:spacing w:line="364" w:lineRule="exact"/>
        <w:rPr>
          <w:rFonts w:ascii="Times New Roman" w:eastAsia="Times New Roman" w:hAnsi="Times New Roman"/>
        </w:rPr>
      </w:pPr>
    </w:p>
    <w:p w14:paraId="134E494B" w14:textId="77777777" w:rsidR="0018422B" w:rsidRDefault="0018422B" w:rsidP="0018422B">
      <w:pPr>
        <w:ind w:left="100" w:right="20"/>
        <w:jc w:val="both"/>
        <w:rPr>
          <w:rFonts w:ascii="Arial" w:eastAsia="Arial" w:hAnsi="Arial"/>
          <w:sz w:val="22"/>
        </w:rPr>
      </w:pPr>
      <w:r>
        <w:rPr>
          <w:rFonts w:ascii="Arial" w:eastAsia="Arial" w:hAnsi="Arial"/>
          <w:sz w:val="22"/>
        </w:rPr>
        <w:lastRenderedPageBreak/>
        <w:t>Participants were asked what types or levels of service resulted in the best outcomes for clients. Clients and staff were also asked to note any success stories they have had within the clinic.</w:t>
      </w:r>
    </w:p>
    <w:p w14:paraId="3D5E7978" w14:textId="77777777" w:rsidR="0018422B" w:rsidRDefault="0018422B" w:rsidP="0018422B">
      <w:pPr>
        <w:rPr>
          <w:rFonts w:ascii="Times New Roman" w:eastAsia="Times New Roman" w:hAnsi="Times New Roman"/>
        </w:rPr>
      </w:pPr>
    </w:p>
    <w:p w14:paraId="6C66C569" w14:textId="77777777" w:rsidR="0018422B" w:rsidRDefault="0018422B" w:rsidP="0018422B">
      <w:pPr>
        <w:ind w:left="100" w:right="20"/>
        <w:jc w:val="both"/>
        <w:rPr>
          <w:rFonts w:ascii="Arial" w:eastAsia="Arial" w:hAnsi="Arial"/>
          <w:sz w:val="22"/>
        </w:rPr>
      </w:pPr>
      <w:r>
        <w:rPr>
          <w:rFonts w:ascii="Arial" w:eastAsia="Arial" w:hAnsi="Arial"/>
          <w:sz w:val="22"/>
        </w:rPr>
        <w:t>Generally, clients and clinic staff pointed to components of services that contributed to building trusting, mutually respectful, and reliable relationships between staff and clients. The most frequently noted elements that contributed to such relationships included face-to-face interactions, allowing longer appointment times, and permitting walk-ins.</w:t>
      </w:r>
    </w:p>
    <w:p w14:paraId="3DB03EA9" w14:textId="77777777" w:rsidR="0018422B" w:rsidRDefault="0018422B" w:rsidP="0018422B">
      <w:pPr>
        <w:rPr>
          <w:rFonts w:ascii="Times New Roman" w:eastAsia="Times New Roman" w:hAnsi="Times New Roman"/>
        </w:rPr>
      </w:pPr>
    </w:p>
    <w:p w14:paraId="2D60BA6E" w14:textId="36367681" w:rsidR="0018422B" w:rsidRPr="0018422B" w:rsidRDefault="0018422B" w:rsidP="0018422B">
      <w:pPr>
        <w:ind w:left="100"/>
        <w:rPr>
          <w:rFonts w:ascii="Arial" w:eastAsia="Arial" w:hAnsi="Arial"/>
          <w:bCs/>
          <w:i/>
          <w:iCs/>
          <w:sz w:val="22"/>
        </w:rPr>
      </w:pPr>
      <w:r w:rsidRPr="0018422B">
        <w:rPr>
          <w:rFonts w:ascii="Arial" w:eastAsia="Arial" w:hAnsi="Arial"/>
          <w:bCs/>
          <w:i/>
          <w:iCs/>
          <w:sz w:val="22"/>
        </w:rPr>
        <w:t>Face-to-Face</w:t>
      </w:r>
    </w:p>
    <w:p w14:paraId="72DCCA0D" w14:textId="77777777" w:rsidR="0018422B" w:rsidRDefault="0018422B" w:rsidP="0018422B">
      <w:pPr>
        <w:rPr>
          <w:rFonts w:ascii="Times New Roman" w:eastAsia="Times New Roman" w:hAnsi="Times New Roman"/>
        </w:rPr>
      </w:pPr>
    </w:p>
    <w:p w14:paraId="45938AB0" w14:textId="77777777" w:rsidR="0018422B" w:rsidRDefault="0018422B" w:rsidP="0018422B">
      <w:pPr>
        <w:ind w:left="100" w:right="20"/>
        <w:jc w:val="both"/>
        <w:rPr>
          <w:rFonts w:ascii="Arial" w:eastAsia="Arial" w:hAnsi="Arial"/>
          <w:sz w:val="22"/>
        </w:rPr>
      </w:pPr>
      <w:r>
        <w:rPr>
          <w:rFonts w:ascii="Arial" w:eastAsia="Arial" w:hAnsi="Arial"/>
          <w:sz w:val="22"/>
        </w:rPr>
        <w:t>Face-to-face meetings and interactions were overwhelmingly noted as the preferred form of service provision and contributed to positive client experiences with CLCs. Both clients and staff highlighted the importance of face-to-face interactions contributing to building trusting relationships.</w:t>
      </w:r>
    </w:p>
    <w:p w14:paraId="483C61C5" w14:textId="77777777" w:rsidR="0018422B" w:rsidRDefault="0018422B" w:rsidP="0018422B">
      <w:pPr>
        <w:rPr>
          <w:rFonts w:ascii="Times New Roman" w:eastAsia="Times New Roman" w:hAnsi="Times New Roman"/>
        </w:rPr>
      </w:pPr>
    </w:p>
    <w:p w14:paraId="4F7FA89E" w14:textId="7292C4AE" w:rsidR="0018422B" w:rsidRDefault="0018422B" w:rsidP="0018422B">
      <w:pPr>
        <w:ind w:left="100"/>
        <w:jc w:val="both"/>
        <w:rPr>
          <w:rFonts w:ascii="Arial" w:eastAsia="Arial" w:hAnsi="Arial"/>
          <w:sz w:val="22"/>
        </w:rPr>
      </w:pPr>
      <w:r>
        <w:rPr>
          <w:rFonts w:ascii="Arial" w:eastAsia="Arial" w:hAnsi="Arial"/>
          <w:sz w:val="22"/>
        </w:rPr>
        <w:t xml:space="preserve">Face-to-face interactions were noted as critical for not only client-staff appointments but also for outreach strategies, specifically </w:t>
      </w:r>
      <w:r w:rsidR="00E824A7">
        <w:rPr>
          <w:rFonts w:ascii="Arial" w:eastAsia="Arial" w:hAnsi="Arial"/>
          <w:sz w:val="22"/>
        </w:rPr>
        <w:t>in regard to</w:t>
      </w:r>
      <w:r>
        <w:rPr>
          <w:rFonts w:ascii="Arial" w:eastAsia="Arial" w:hAnsi="Arial"/>
          <w:sz w:val="22"/>
        </w:rPr>
        <w:t xml:space="preserve"> staff travelling in-person to communities within their catchment areas.</w:t>
      </w:r>
    </w:p>
    <w:p w14:paraId="6F749E5F" w14:textId="77777777" w:rsidR="0018422B" w:rsidRPr="0018422B" w:rsidRDefault="0018422B" w:rsidP="0018422B">
      <w:pPr>
        <w:rPr>
          <w:rFonts w:ascii="Times New Roman" w:eastAsia="Times New Roman" w:hAnsi="Times New Roman"/>
          <w:i/>
          <w:iCs/>
        </w:rPr>
      </w:pPr>
    </w:p>
    <w:p w14:paraId="67EC8EB5" w14:textId="77777777" w:rsidR="0018422B" w:rsidRPr="0018422B" w:rsidRDefault="0018422B" w:rsidP="0018422B">
      <w:pPr>
        <w:ind w:left="100"/>
        <w:rPr>
          <w:rFonts w:ascii="Arial" w:eastAsia="Arial" w:hAnsi="Arial"/>
          <w:bCs/>
          <w:i/>
          <w:iCs/>
          <w:sz w:val="22"/>
        </w:rPr>
      </w:pPr>
      <w:r w:rsidRPr="0018422B">
        <w:rPr>
          <w:rFonts w:ascii="Arial" w:eastAsia="Arial" w:hAnsi="Arial"/>
          <w:bCs/>
          <w:i/>
          <w:iCs/>
          <w:sz w:val="22"/>
        </w:rPr>
        <w:t>Time</w:t>
      </w:r>
    </w:p>
    <w:p w14:paraId="792B9AAE" w14:textId="77777777" w:rsidR="0018422B" w:rsidRDefault="0018422B" w:rsidP="0018422B">
      <w:pPr>
        <w:rPr>
          <w:rFonts w:ascii="Times New Roman" w:eastAsia="Times New Roman" w:hAnsi="Times New Roman"/>
        </w:rPr>
      </w:pPr>
    </w:p>
    <w:p w14:paraId="18D9F8C1" w14:textId="0390435F" w:rsidR="0018422B" w:rsidRDefault="0018422B" w:rsidP="0018422B">
      <w:pPr>
        <w:ind w:left="100"/>
        <w:jc w:val="both"/>
        <w:rPr>
          <w:rFonts w:ascii="Arial" w:eastAsia="Arial" w:hAnsi="Arial"/>
          <w:sz w:val="22"/>
        </w:rPr>
      </w:pPr>
      <w:r>
        <w:rPr>
          <w:rFonts w:ascii="Arial" w:eastAsia="Arial" w:hAnsi="Arial"/>
          <w:sz w:val="22"/>
        </w:rPr>
        <w:t xml:space="preserve">Another theme that arose frequently was the need or appreciation for accommodating appointment times. Both staff and clients highlighted positive experiences when clients were not “rushed” and staff took time to explain processes, </w:t>
      </w:r>
      <w:r w:rsidR="00E824A7">
        <w:rPr>
          <w:rFonts w:ascii="Arial" w:eastAsia="Arial" w:hAnsi="Arial"/>
          <w:sz w:val="22"/>
        </w:rPr>
        <w:t xml:space="preserve">and </w:t>
      </w:r>
      <w:r>
        <w:rPr>
          <w:rFonts w:ascii="Arial" w:eastAsia="Arial" w:hAnsi="Arial"/>
          <w:sz w:val="22"/>
        </w:rPr>
        <w:t>additional resources beyond the scope of the client’s specific case, and answer any questions. Much like the importance of face-to-face interactions, taking time in appointments pointed back to the need to develop trust and build relationships with clients and communities.</w:t>
      </w:r>
    </w:p>
    <w:p w14:paraId="7D28BB2F" w14:textId="77777777" w:rsidR="0018422B" w:rsidRDefault="0018422B" w:rsidP="0018422B">
      <w:pPr>
        <w:rPr>
          <w:rFonts w:ascii="Times New Roman" w:eastAsia="Times New Roman" w:hAnsi="Times New Roman"/>
        </w:rPr>
      </w:pPr>
    </w:p>
    <w:p w14:paraId="1EA1E752" w14:textId="77777777" w:rsidR="0018422B" w:rsidRPr="0018422B" w:rsidRDefault="0018422B" w:rsidP="0018422B">
      <w:pPr>
        <w:ind w:left="100"/>
        <w:rPr>
          <w:rFonts w:ascii="Arial" w:eastAsia="Arial" w:hAnsi="Arial"/>
          <w:bCs/>
          <w:i/>
          <w:iCs/>
          <w:sz w:val="22"/>
        </w:rPr>
      </w:pPr>
      <w:r w:rsidRPr="0018422B">
        <w:rPr>
          <w:rFonts w:ascii="Arial" w:eastAsia="Arial" w:hAnsi="Arial"/>
          <w:bCs/>
          <w:i/>
          <w:iCs/>
          <w:sz w:val="22"/>
        </w:rPr>
        <w:t>Walk-ins</w:t>
      </w:r>
    </w:p>
    <w:p w14:paraId="44340856" w14:textId="77777777" w:rsidR="0018422B" w:rsidRDefault="0018422B" w:rsidP="0018422B">
      <w:pPr>
        <w:rPr>
          <w:rFonts w:ascii="Times New Roman" w:eastAsia="Times New Roman" w:hAnsi="Times New Roman"/>
        </w:rPr>
      </w:pPr>
    </w:p>
    <w:p w14:paraId="1B309307" w14:textId="3E146AE0" w:rsidR="0018422B" w:rsidRDefault="0018422B" w:rsidP="0018422B">
      <w:pPr>
        <w:ind w:left="100" w:right="20"/>
        <w:jc w:val="both"/>
        <w:rPr>
          <w:rFonts w:ascii="Arial" w:eastAsia="Arial" w:hAnsi="Arial"/>
          <w:sz w:val="22"/>
        </w:rPr>
      </w:pPr>
      <w:r>
        <w:rPr>
          <w:rFonts w:ascii="Arial" w:eastAsia="Arial" w:hAnsi="Arial"/>
          <w:sz w:val="22"/>
        </w:rPr>
        <w:t xml:space="preserve">Clinics allowing walk-in appointments </w:t>
      </w:r>
      <w:r w:rsidR="00E824A7">
        <w:rPr>
          <w:rFonts w:ascii="Arial" w:eastAsia="Arial" w:hAnsi="Arial"/>
          <w:sz w:val="22"/>
        </w:rPr>
        <w:t>were</w:t>
      </w:r>
      <w:r>
        <w:rPr>
          <w:rFonts w:ascii="Arial" w:eastAsia="Arial" w:hAnsi="Arial"/>
          <w:sz w:val="22"/>
        </w:rPr>
        <w:t xml:space="preserve"> noted several times by clients as a beneficial component to accessing services. Similarly, staff and clinics underscored the benefits of having staff accessible via phone rather than 1-800 numbers or automated answering machines.</w:t>
      </w:r>
    </w:p>
    <w:p w14:paraId="6BDB577C" w14:textId="31852778" w:rsidR="0018422B" w:rsidRDefault="0018422B" w:rsidP="0018422B">
      <w:pPr>
        <w:jc w:val="both"/>
        <w:rPr>
          <w:rFonts w:ascii="Arial" w:eastAsia="Arial" w:hAnsi="Arial"/>
          <w:sz w:val="22"/>
          <w:szCs w:val="22"/>
        </w:rPr>
      </w:pPr>
    </w:p>
    <w:tbl>
      <w:tblPr>
        <w:tblStyle w:val="TableGrid"/>
        <w:tblW w:w="0" w:type="auto"/>
        <w:tblLook w:val="04A0" w:firstRow="1" w:lastRow="0" w:firstColumn="1" w:lastColumn="0" w:noHBand="0" w:noVBand="1"/>
      </w:tblPr>
      <w:tblGrid>
        <w:gridCol w:w="4675"/>
        <w:gridCol w:w="4675"/>
      </w:tblGrid>
      <w:tr w:rsidR="00E824A7" w14:paraId="6B57B776" w14:textId="77777777" w:rsidTr="00E824A7">
        <w:tc>
          <w:tcPr>
            <w:tcW w:w="4675" w:type="dxa"/>
          </w:tcPr>
          <w:p w14:paraId="12C35D91" w14:textId="32C158BD" w:rsidR="00E824A7" w:rsidRDefault="00E824A7" w:rsidP="0018422B">
            <w:pPr>
              <w:jc w:val="both"/>
              <w:rPr>
                <w:rFonts w:ascii="Arial" w:eastAsia="Arial" w:hAnsi="Arial"/>
                <w:sz w:val="22"/>
                <w:szCs w:val="22"/>
              </w:rPr>
            </w:pPr>
            <w:r>
              <w:rPr>
                <w:rFonts w:ascii="Arial" w:eastAsia="Arial" w:hAnsi="Arial"/>
                <w:sz w:val="22"/>
                <w:szCs w:val="22"/>
              </w:rPr>
              <w:t>Community Legal Clinic</w:t>
            </w:r>
          </w:p>
        </w:tc>
        <w:tc>
          <w:tcPr>
            <w:tcW w:w="4675" w:type="dxa"/>
          </w:tcPr>
          <w:p w14:paraId="6BE92C5C" w14:textId="7EECDEDB" w:rsidR="00E824A7" w:rsidRDefault="00E824A7" w:rsidP="0018422B">
            <w:pPr>
              <w:jc w:val="both"/>
              <w:rPr>
                <w:rFonts w:ascii="Arial" w:eastAsia="Arial" w:hAnsi="Arial"/>
                <w:sz w:val="22"/>
                <w:szCs w:val="22"/>
              </w:rPr>
            </w:pPr>
            <w:r>
              <w:rPr>
                <w:rFonts w:ascii="Arial" w:eastAsia="Arial" w:hAnsi="Arial"/>
                <w:sz w:val="22"/>
                <w:szCs w:val="22"/>
              </w:rPr>
              <w:t>What types or levels of service resulted in the best outcomes?  Are there any success stories?</w:t>
            </w:r>
          </w:p>
        </w:tc>
      </w:tr>
      <w:tr w:rsidR="00E824A7" w14:paraId="5161950E" w14:textId="77777777" w:rsidTr="00E824A7">
        <w:tc>
          <w:tcPr>
            <w:tcW w:w="4675" w:type="dxa"/>
          </w:tcPr>
          <w:p w14:paraId="1F261564" w14:textId="692D2D4D" w:rsidR="00E824A7" w:rsidRDefault="00E824A7" w:rsidP="0018422B">
            <w:pPr>
              <w:jc w:val="both"/>
              <w:rPr>
                <w:rFonts w:ascii="Arial" w:eastAsia="Arial" w:hAnsi="Arial"/>
                <w:sz w:val="22"/>
                <w:szCs w:val="22"/>
              </w:rPr>
            </w:pPr>
            <w:r>
              <w:rPr>
                <w:rFonts w:ascii="Arial" w:eastAsia="Arial" w:hAnsi="Arial"/>
                <w:sz w:val="22"/>
                <w:szCs w:val="22"/>
              </w:rPr>
              <w:t>Northwest</w:t>
            </w:r>
          </w:p>
        </w:tc>
        <w:tc>
          <w:tcPr>
            <w:tcW w:w="4675" w:type="dxa"/>
          </w:tcPr>
          <w:p w14:paraId="2511AC76" w14:textId="77777777" w:rsidR="00E824A7" w:rsidRDefault="00E824A7" w:rsidP="0018422B">
            <w:pPr>
              <w:jc w:val="both"/>
              <w:rPr>
                <w:rFonts w:ascii="Arial" w:eastAsia="Arial" w:hAnsi="Arial"/>
                <w:sz w:val="22"/>
                <w:szCs w:val="22"/>
              </w:rPr>
            </w:pPr>
            <w:r>
              <w:rPr>
                <w:rFonts w:ascii="Arial" w:eastAsia="Arial" w:hAnsi="Arial"/>
                <w:sz w:val="22"/>
                <w:szCs w:val="22"/>
              </w:rPr>
              <w:t>Walk-ins</w:t>
            </w:r>
          </w:p>
          <w:p w14:paraId="7CC846FD" w14:textId="77777777" w:rsidR="00E824A7" w:rsidRDefault="00E824A7" w:rsidP="0018422B">
            <w:pPr>
              <w:jc w:val="both"/>
              <w:rPr>
                <w:rFonts w:ascii="Arial" w:eastAsia="Arial" w:hAnsi="Arial"/>
                <w:sz w:val="22"/>
                <w:szCs w:val="22"/>
              </w:rPr>
            </w:pPr>
            <w:r>
              <w:rPr>
                <w:rFonts w:ascii="Arial" w:eastAsia="Arial" w:hAnsi="Arial"/>
                <w:sz w:val="22"/>
                <w:szCs w:val="22"/>
              </w:rPr>
              <w:t>Face to face</w:t>
            </w:r>
          </w:p>
          <w:p w14:paraId="130F69FC" w14:textId="58227256" w:rsidR="00E824A7" w:rsidRDefault="00E824A7" w:rsidP="0018422B">
            <w:pPr>
              <w:jc w:val="both"/>
              <w:rPr>
                <w:rFonts w:ascii="Arial" w:eastAsia="Arial" w:hAnsi="Arial"/>
                <w:sz w:val="22"/>
                <w:szCs w:val="22"/>
              </w:rPr>
            </w:pPr>
            <w:r>
              <w:rPr>
                <w:rFonts w:ascii="Arial" w:eastAsia="Arial" w:hAnsi="Arial"/>
                <w:sz w:val="22"/>
                <w:szCs w:val="22"/>
              </w:rPr>
              <w:t>Spending time building trust</w:t>
            </w:r>
          </w:p>
        </w:tc>
      </w:tr>
      <w:tr w:rsidR="00E824A7" w14:paraId="5D32D4DC" w14:textId="77777777" w:rsidTr="00E824A7">
        <w:tc>
          <w:tcPr>
            <w:tcW w:w="4675" w:type="dxa"/>
          </w:tcPr>
          <w:p w14:paraId="27A00FE1" w14:textId="03A6FAF6" w:rsidR="00E824A7" w:rsidRDefault="00E824A7" w:rsidP="0018422B">
            <w:pPr>
              <w:jc w:val="both"/>
              <w:rPr>
                <w:rFonts w:ascii="Arial" w:eastAsia="Arial" w:hAnsi="Arial"/>
                <w:sz w:val="22"/>
                <w:szCs w:val="22"/>
              </w:rPr>
            </w:pPr>
            <w:r>
              <w:rPr>
                <w:rFonts w:ascii="Arial" w:eastAsia="Arial" w:hAnsi="Arial"/>
                <w:sz w:val="22"/>
                <w:szCs w:val="22"/>
              </w:rPr>
              <w:t>Lake Country</w:t>
            </w:r>
          </w:p>
        </w:tc>
        <w:tc>
          <w:tcPr>
            <w:tcW w:w="4675" w:type="dxa"/>
          </w:tcPr>
          <w:p w14:paraId="2114539F" w14:textId="77777777" w:rsidR="00E824A7" w:rsidRDefault="00E824A7" w:rsidP="00E824A7">
            <w:pPr>
              <w:jc w:val="both"/>
              <w:rPr>
                <w:rFonts w:ascii="Arial" w:eastAsia="Arial" w:hAnsi="Arial"/>
                <w:sz w:val="22"/>
                <w:szCs w:val="22"/>
              </w:rPr>
            </w:pPr>
            <w:r>
              <w:rPr>
                <w:rFonts w:ascii="Arial" w:eastAsia="Arial" w:hAnsi="Arial"/>
                <w:sz w:val="22"/>
                <w:szCs w:val="22"/>
              </w:rPr>
              <w:t>Walk-ins</w:t>
            </w:r>
          </w:p>
          <w:p w14:paraId="23D8C64B" w14:textId="77777777" w:rsidR="00E824A7" w:rsidRDefault="00E824A7" w:rsidP="00E824A7">
            <w:pPr>
              <w:jc w:val="both"/>
              <w:rPr>
                <w:rFonts w:ascii="Arial" w:eastAsia="Arial" w:hAnsi="Arial"/>
                <w:sz w:val="22"/>
                <w:szCs w:val="22"/>
              </w:rPr>
            </w:pPr>
            <w:r>
              <w:rPr>
                <w:rFonts w:ascii="Arial" w:eastAsia="Arial" w:hAnsi="Arial"/>
                <w:sz w:val="22"/>
                <w:szCs w:val="22"/>
              </w:rPr>
              <w:t>Face to face</w:t>
            </w:r>
          </w:p>
          <w:p w14:paraId="6C7FDBE1" w14:textId="77777777" w:rsidR="00E824A7" w:rsidRDefault="00E824A7" w:rsidP="00E824A7">
            <w:pPr>
              <w:jc w:val="both"/>
              <w:rPr>
                <w:rFonts w:ascii="Arial" w:eastAsia="Arial" w:hAnsi="Arial"/>
                <w:sz w:val="22"/>
                <w:szCs w:val="22"/>
              </w:rPr>
            </w:pPr>
            <w:r>
              <w:rPr>
                <w:rFonts w:ascii="Arial" w:eastAsia="Arial" w:hAnsi="Arial"/>
                <w:sz w:val="22"/>
                <w:szCs w:val="22"/>
              </w:rPr>
              <w:t>Spending time building trust</w:t>
            </w:r>
          </w:p>
          <w:p w14:paraId="5A96C036" w14:textId="77777777" w:rsidR="00E824A7" w:rsidRDefault="00E824A7" w:rsidP="00E824A7">
            <w:pPr>
              <w:jc w:val="both"/>
              <w:rPr>
                <w:rFonts w:ascii="Arial" w:eastAsia="Arial" w:hAnsi="Arial"/>
                <w:sz w:val="22"/>
                <w:szCs w:val="22"/>
              </w:rPr>
            </w:pPr>
            <w:r>
              <w:rPr>
                <w:rFonts w:ascii="Arial" w:eastAsia="Arial" w:hAnsi="Arial"/>
                <w:sz w:val="22"/>
                <w:szCs w:val="22"/>
              </w:rPr>
              <w:t>Cooperating with other Indigenous services and agencies</w:t>
            </w:r>
          </w:p>
          <w:p w14:paraId="428E03C1" w14:textId="4C452EFA" w:rsidR="00E824A7" w:rsidRDefault="00E824A7" w:rsidP="00E824A7">
            <w:pPr>
              <w:jc w:val="both"/>
              <w:rPr>
                <w:rFonts w:ascii="Arial" w:eastAsia="Arial" w:hAnsi="Arial"/>
                <w:sz w:val="22"/>
                <w:szCs w:val="22"/>
              </w:rPr>
            </w:pPr>
            <w:r>
              <w:rPr>
                <w:rFonts w:ascii="Arial" w:eastAsia="Arial" w:hAnsi="Arial"/>
                <w:sz w:val="22"/>
                <w:szCs w:val="22"/>
              </w:rPr>
              <w:t>Direct outreach to clients and communities</w:t>
            </w:r>
          </w:p>
        </w:tc>
      </w:tr>
      <w:tr w:rsidR="00E824A7" w14:paraId="0DB45679" w14:textId="77777777" w:rsidTr="00E824A7">
        <w:tc>
          <w:tcPr>
            <w:tcW w:w="4675" w:type="dxa"/>
          </w:tcPr>
          <w:p w14:paraId="021CDC49" w14:textId="7502C672" w:rsidR="00E824A7" w:rsidRDefault="00E824A7" w:rsidP="0018422B">
            <w:pPr>
              <w:jc w:val="both"/>
              <w:rPr>
                <w:rFonts w:ascii="Arial" w:eastAsia="Arial" w:hAnsi="Arial"/>
                <w:sz w:val="22"/>
                <w:szCs w:val="22"/>
              </w:rPr>
            </w:pPr>
            <w:proofErr w:type="spellStart"/>
            <w:r>
              <w:rPr>
                <w:rFonts w:ascii="Arial" w:eastAsia="Arial" w:hAnsi="Arial"/>
                <w:sz w:val="22"/>
                <w:szCs w:val="22"/>
              </w:rPr>
              <w:t>Kinna-Aweya</w:t>
            </w:r>
            <w:proofErr w:type="spellEnd"/>
          </w:p>
        </w:tc>
        <w:tc>
          <w:tcPr>
            <w:tcW w:w="4675" w:type="dxa"/>
          </w:tcPr>
          <w:p w14:paraId="064C47CF" w14:textId="77777777" w:rsidR="00E824A7" w:rsidRDefault="00E824A7" w:rsidP="0018422B">
            <w:pPr>
              <w:jc w:val="both"/>
              <w:rPr>
                <w:rFonts w:ascii="Arial" w:eastAsia="Arial" w:hAnsi="Arial"/>
                <w:sz w:val="22"/>
                <w:szCs w:val="22"/>
              </w:rPr>
            </w:pPr>
            <w:r>
              <w:rPr>
                <w:rFonts w:ascii="Arial" w:eastAsia="Arial" w:hAnsi="Arial"/>
                <w:sz w:val="22"/>
                <w:szCs w:val="22"/>
              </w:rPr>
              <w:t>Face to face</w:t>
            </w:r>
          </w:p>
          <w:p w14:paraId="2EFDD294" w14:textId="77777777" w:rsidR="00E824A7" w:rsidRDefault="00E824A7" w:rsidP="0018422B">
            <w:pPr>
              <w:jc w:val="both"/>
              <w:rPr>
                <w:rFonts w:ascii="Arial" w:eastAsia="Arial" w:hAnsi="Arial"/>
                <w:sz w:val="22"/>
                <w:szCs w:val="22"/>
              </w:rPr>
            </w:pPr>
            <w:r>
              <w:rPr>
                <w:rFonts w:ascii="Arial" w:eastAsia="Arial" w:hAnsi="Arial"/>
                <w:sz w:val="22"/>
                <w:szCs w:val="22"/>
              </w:rPr>
              <w:t>In-person outreach</w:t>
            </w:r>
          </w:p>
          <w:p w14:paraId="5C5DC796" w14:textId="71D0AB3C" w:rsidR="00E824A7" w:rsidRDefault="00E824A7" w:rsidP="0018422B">
            <w:pPr>
              <w:jc w:val="both"/>
              <w:rPr>
                <w:rFonts w:ascii="Arial" w:eastAsia="Arial" w:hAnsi="Arial"/>
                <w:sz w:val="22"/>
                <w:szCs w:val="22"/>
              </w:rPr>
            </w:pPr>
            <w:r>
              <w:rPr>
                <w:rFonts w:ascii="Arial" w:eastAsia="Arial" w:hAnsi="Arial"/>
                <w:sz w:val="22"/>
                <w:szCs w:val="22"/>
              </w:rPr>
              <w:t xml:space="preserve">Success stories from how to fill out </w:t>
            </w:r>
            <w:r>
              <w:rPr>
                <w:rFonts w:ascii="Arial" w:eastAsia="Arial" w:hAnsi="Arial"/>
                <w:sz w:val="22"/>
                <w:szCs w:val="22"/>
              </w:rPr>
              <w:lastRenderedPageBreak/>
              <w:t>applications to receiving advice/counsel on their rights</w:t>
            </w:r>
          </w:p>
          <w:p w14:paraId="283B8043" w14:textId="63625F76" w:rsidR="00E824A7" w:rsidRDefault="00E824A7" w:rsidP="0018422B">
            <w:pPr>
              <w:jc w:val="both"/>
              <w:rPr>
                <w:rFonts w:ascii="Arial" w:eastAsia="Arial" w:hAnsi="Arial"/>
                <w:sz w:val="22"/>
                <w:szCs w:val="22"/>
              </w:rPr>
            </w:pPr>
            <w:r>
              <w:rPr>
                <w:rFonts w:ascii="Arial" w:eastAsia="Arial" w:hAnsi="Arial"/>
                <w:sz w:val="22"/>
                <w:szCs w:val="22"/>
              </w:rPr>
              <w:t>Repeat clients</w:t>
            </w:r>
          </w:p>
        </w:tc>
      </w:tr>
      <w:tr w:rsidR="00E824A7" w14:paraId="25C4C7D4" w14:textId="77777777" w:rsidTr="00E824A7">
        <w:tc>
          <w:tcPr>
            <w:tcW w:w="4675" w:type="dxa"/>
          </w:tcPr>
          <w:p w14:paraId="5A66190D" w14:textId="25E49316" w:rsidR="00E824A7" w:rsidRDefault="00E824A7" w:rsidP="0018422B">
            <w:pPr>
              <w:jc w:val="both"/>
              <w:rPr>
                <w:rFonts w:ascii="Arial" w:eastAsia="Arial" w:hAnsi="Arial"/>
                <w:sz w:val="22"/>
                <w:szCs w:val="22"/>
              </w:rPr>
            </w:pPr>
            <w:r>
              <w:rPr>
                <w:rFonts w:ascii="Arial" w:eastAsia="Arial" w:hAnsi="Arial"/>
                <w:sz w:val="22"/>
                <w:szCs w:val="22"/>
              </w:rPr>
              <w:lastRenderedPageBreak/>
              <w:t>Sudbury</w:t>
            </w:r>
          </w:p>
        </w:tc>
        <w:tc>
          <w:tcPr>
            <w:tcW w:w="4675" w:type="dxa"/>
          </w:tcPr>
          <w:p w14:paraId="73FFA179" w14:textId="77777777" w:rsidR="00E824A7" w:rsidRDefault="00E824A7" w:rsidP="0018422B">
            <w:pPr>
              <w:jc w:val="both"/>
              <w:rPr>
                <w:rFonts w:ascii="Arial" w:eastAsia="Arial" w:hAnsi="Arial"/>
                <w:sz w:val="22"/>
                <w:szCs w:val="22"/>
              </w:rPr>
            </w:pPr>
            <w:r>
              <w:rPr>
                <w:rFonts w:ascii="Arial" w:eastAsia="Arial" w:hAnsi="Arial"/>
                <w:sz w:val="22"/>
                <w:szCs w:val="22"/>
              </w:rPr>
              <w:t>Spending time to build relationships</w:t>
            </w:r>
          </w:p>
          <w:p w14:paraId="348309F4" w14:textId="77777777" w:rsidR="00E824A7" w:rsidRDefault="00E824A7" w:rsidP="0018422B">
            <w:pPr>
              <w:jc w:val="both"/>
              <w:rPr>
                <w:rFonts w:ascii="Arial" w:eastAsia="Arial" w:hAnsi="Arial"/>
                <w:sz w:val="22"/>
                <w:szCs w:val="22"/>
              </w:rPr>
            </w:pPr>
            <w:r>
              <w:rPr>
                <w:rFonts w:ascii="Arial" w:eastAsia="Arial" w:hAnsi="Arial"/>
                <w:sz w:val="22"/>
                <w:szCs w:val="22"/>
              </w:rPr>
              <w:t>Taking time in appointments</w:t>
            </w:r>
          </w:p>
          <w:p w14:paraId="4A2A6D97" w14:textId="77777777" w:rsidR="00E824A7" w:rsidRDefault="00E824A7" w:rsidP="0018422B">
            <w:pPr>
              <w:jc w:val="both"/>
              <w:rPr>
                <w:rFonts w:ascii="Arial" w:eastAsia="Arial" w:hAnsi="Arial"/>
                <w:sz w:val="22"/>
                <w:szCs w:val="22"/>
              </w:rPr>
            </w:pPr>
            <w:r>
              <w:rPr>
                <w:rFonts w:ascii="Arial" w:eastAsia="Arial" w:hAnsi="Arial"/>
                <w:sz w:val="22"/>
                <w:szCs w:val="22"/>
              </w:rPr>
              <w:t>Cooperating liaison was appreciated by clients</w:t>
            </w:r>
          </w:p>
          <w:p w14:paraId="19DBF14D" w14:textId="49CEC8D3" w:rsidR="00E824A7" w:rsidRDefault="00E824A7" w:rsidP="0018422B">
            <w:pPr>
              <w:jc w:val="both"/>
              <w:rPr>
                <w:rFonts w:ascii="Arial" w:eastAsia="Arial" w:hAnsi="Arial"/>
                <w:sz w:val="22"/>
                <w:szCs w:val="22"/>
              </w:rPr>
            </w:pPr>
            <w:r>
              <w:rPr>
                <w:rFonts w:ascii="Arial" w:eastAsia="Arial" w:hAnsi="Arial"/>
                <w:sz w:val="22"/>
                <w:szCs w:val="22"/>
              </w:rPr>
              <w:t>Cultural symbols were a positive/made environmental welcoming</w:t>
            </w:r>
          </w:p>
        </w:tc>
      </w:tr>
      <w:tr w:rsidR="00E824A7" w14:paraId="1E8910C0" w14:textId="77777777" w:rsidTr="00E824A7">
        <w:tc>
          <w:tcPr>
            <w:tcW w:w="4675" w:type="dxa"/>
          </w:tcPr>
          <w:p w14:paraId="0932D3FB" w14:textId="12E79CBD" w:rsidR="00E824A7" w:rsidRDefault="00DA3CD1" w:rsidP="0018422B">
            <w:pPr>
              <w:jc w:val="both"/>
              <w:rPr>
                <w:rFonts w:ascii="Arial" w:eastAsia="Arial" w:hAnsi="Arial"/>
                <w:sz w:val="22"/>
                <w:szCs w:val="22"/>
              </w:rPr>
            </w:pPr>
            <w:r>
              <w:rPr>
                <w:rFonts w:ascii="Arial" w:eastAsia="Arial" w:hAnsi="Arial"/>
                <w:sz w:val="22"/>
                <w:szCs w:val="22"/>
              </w:rPr>
              <w:t>Manitoulin</w:t>
            </w:r>
          </w:p>
        </w:tc>
        <w:tc>
          <w:tcPr>
            <w:tcW w:w="4675" w:type="dxa"/>
          </w:tcPr>
          <w:p w14:paraId="1E4438DA" w14:textId="77777777" w:rsidR="00E824A7" w:rsidRDefault="00DA3CD1" w:rsidP="0018422B">
            <w:pPr>
              <w:jc w:val="both"/>
              <w:rPr>
                <w:rFonts w:ascii="Arial" w:eastAsia="Arial" w:hAnsi="Arial"/>
                <w:sz w:val="22"/>
                <w:szCs w:val="22"/>
              </w:rPr>
            </w:pPr>
            <w:r>
              <w:rPr>
                <w:rFonts w:ascii="Arial" w:eastAsia="Arial" w:hAnsi="Arial"/>
                <w:sz w:val="22"/>
                <w:szCs w:val="22"/>
              </w:rPr>
              <w:t>Face to face</w:t>
            </w:r>
          </w:p>
          <w:p w14:paraId="35F28F06" w14:textId="77777777" w:rsidR="00DA3CD1" w:rsidRDefault="00DA3CD1" w:rsidP="0018422B">
            <w:pPr>
              <w:jc w:val="both"/>
              <w:rPr>
                <w:rFonts w:ascii="Arial" w:eastAsia="Arial" w:hAnsi="Arial"/>
                <w:sz w:val="22"/>
                <w:szCs w:val="22"/>
              </w:rPr>
            </w:pPr>
            <w:r>
              <w:rPr>
                <w:rFonts w:ascii="Arial" w:eastAsia="Arial" w:hAnsi="Arial"/>
                <w:sz w:val="22"/>
                <w:szCs w:val="22"/>
              </w:rPr>
              <w:t>Answering the phone/having a person on the other end</w:t>
            </w:r>
          </w:p>
          <w:p w14:paraId="2E7570FD" w14:textId="77777777" w:rsidR="00DA3CD1" w:rsidRDefault="00DA3CD1" w:rsidP="0018422B">
            <w:pPr>
              <w:jc w:val="both"/>
              <w:rPr>
                <w:rFonts w:ascii="Arial" w:eastAsia="Arial" w:hAnsi="Arial"/>
                <w:sz w:val="22"/>
                <w:szCs w:val="22"/>
              </w:rPr>
            </w:pPr>
            <w:r>
              <w:rPr>
                <w:rFonts w:ascii="Arial" w:eastAsia="Arial" w:hAnsi="Arial"/>
                <w:sz w:val="22"/>
                <w:szCs w:val="22"/>
              </w:rPr>
              <w:t>Clients noted they won appeals</w:t>
            </w:r>
          </w:p>
          <w:p w14:paraId="7DFAEDFD" w14:textId="773AFD95" w:rsidR="00DA3CD1" w:rsidRDefault="00DA3CD1" w:rsidP="0018422B">
            <w:pPr>
              <w:jc w:val="both"/>
              <w:rPr>
                <w:rFonts w:ascii="Arial" w:eastAsia="Arial" w:hAnsi="Arial"/>
                <w:sz w:val="22"/>
                <w:szCs w:val="22"/>
              </w:rPr>
            </w:pPr>
            <w:r>
              <w:rPr>
                <w:rFonts w:ascii="Arial" w:eastAsia="Arial" w:hAnsi="Arial"/>
                <w:sz w:val="22"/>
                <w:szCs w:val="22"/>
              </w:rPr>
              <w:t>Clients like the approach of the current ED</w:t>
            </w:r>
          </w:p>
        </w:tc>
      </w:tr>
      <w:tr w:rsidR="00E824A7" w14:paraId="2CB761F6" w14:textId="77777777" w:rsidTr="00E824A7">
        <w:tc>
          <w:tcPr>
            <w:tcW w:w="4675" w:type="dxa"/>
          </w:tcPr>
          <w:p w14:paraId="0B5469C0" w14:textId="7A34A43E" w:rsidR="00E824A7" w:rsidRDefault="00DA3CD1" w:rsidP="0018422B">
            <w:pPr>
              <w:jc w:val="both"/>
              <w:rPr>
                <w:rFonts w:ascii="Arial" w:eastAsia="Arial" w:hAnsi="Arial"/>
                <w:sz w:val="22"/>
                <w:szCs w:val="22"/>
              </w:rPr>
            </w:pPr>
            <w:r>
              <w:rPr>
                <w:rFonts w:ascii="Arial" w:eastAsia="Arial" w:hAnsi="Arial"/>
                <w:sz w:val="22"/>
                <w:szCs w:val="22"/>
              </w:rPr>
              <w:t xml:space="preserve">Nipissing </w:t>
            </w:r>
          </w:p>
        </w:tc>
        <w:tc>
          <w:tcPr>
            <w:tcW w:w="4675" w:type="dxa"/>
          </w:tcPr>
          <w:p w14:paraId="40698F9D" w14:textId="513F90C2" w:rsidR="00E824A7" w:rsidRDefault="00DA3CD1" w:rsidP="0018422B">
            <w:pPr>
              <w:jc w:val="both"/>
              <w:rPr>
                <w:rFonts w:ascii="Arial" w:eastAsia="Arial" w:hAnsi="Arial"/>
                <w:sz w:val="22"/>
                <w:szCs w:val="22"/>
              </w:rPr>
            </w:pPr>
            <w:r>
              <w:rPr>
                <w:rFonts w:ascii="Arial" w:eastAsia="Arial" w:hAnsi="Arial"/>
                <w:sz w:val="22"/>
                <w:szCs w:val="22"/>
              </w:rPr>
              <w:t>Collaborating with other Indigenous organizations / service provides</w:t>
            </w:r>
          </w:p>
        </w:tc>
      </w:tr>
      <w:tr w:rsidR="00E824A7" w14:paraId="7CF3C518" w14:textId="77777777" w:rsidTr="00E824A7">
        <w:tc>
          <w:tcPr>
            <w:tcW w:w="4675" w:type="dxa"/>
          </w:tcPr>
          <w:p w14:paraId="1235F1BD" w14:textId="3360E2B6" w:rsidR="00E824A7" w:rsidRDefault="00DA3CD1" w:rsidP="0018422B">
            <w:pPr>
              <w:jc w:val="both"/>
              <w:rPr>
                <w:rFonts w:ascii="Arial" w:eastAsia="Arial" w:hAnsi="Arial"/>
                <w:sz w:val="22"/>
                <w:szCs w:val="22"/>
              </w:rPr>
            </w:pPr>
            <w:r>
              <w:rPr>
                <w:rFonts w:ascii="Arial" w:eastAsia="Arial" w:hAnsi="Arial"/>
                <w:sz w:val="22"/>
                <w:szCs w:val="22"/>
              </w:rPr>
              <w:t>Timmins-Temiskaming</w:t>
            </w:r>
          </w:p>
        </w:tc>
        <w:tc>
          <w:tcPr>
            <w:tcW w:w="4675" w:type="dxa"/>
          </w:tcPr>
          <w:p w14:paraId="7A30E037" w14:textId="77777777" w:rsidR="00E824A7" w:rsidRDefault="00DA3CD1" w:rsidP="0018422B">
            <w:pPr>
              <w:jc w:val="both"/>
              <w:rPr>
                <w:rFonts w:ascii="Arial" w:eastAsia="Arial" w:hAnsi="Arial"/>
                <w:sz w:val="22"/>
                <w:szCs w:val="22"/>
              </w:rPr>
            </w:pPr>
            <w:r>
              <w:rPr>
                <w:rFonts w:ascii="Arial" w:eastAsia="Arial" w:hAnsi="Arial"/>
                <w:sz w:val="22"/>
                <w:szCs w:val="22"/>
              </w:rPr>
              <w:t xml:space="preserve">Provided clients with “tools” for prevention/intervention </w:t>
            </w:r>
          </w:p>
          <w:p w14:paraId="63F4217E" w14:textId="77777777" w:rsidR="00DA3CD1" w:rsidRDefault="00DA3CD1" w:rsidP="0018422B">
            <w:pPr>
              <w:jc w:val="both"/>
              <w:rPr>
                <w:rFonts w:ascii="Arial" w:eastAsia="Arial" w:hAnsi="Arial"/>
                <w:sz w:val="22"/>
                <w:szCs w:val="22"/>
              </w:rPr>
            </w:pPr>
            <w:r>
              <w:rPr>
                <w:rFonts w:ascii="Arial" w:eastAsia="Arial" w:hAnsi="Arial"/>
                <w:sz w:val="22"/>
                <w:szCs w:val="22"/>
              </w:rPr>
              <w:t>Assisting clients navigate the system for other services available beyond their immediate need</w:t>
            </w:r>
          </w:p>
          <w:p w14:paraId="54D9370F" w14:textId="77777777" w:rsidR="00DA3CD1" w:rsidRDefault="00DA3CD1" w:rsidP="0018422B">
            <w:pPr>
              <w:jc w:val="both"/>
              <w:rPr>
                <w:rFonts w:ascii="Arial" w:eastAsia="Arial" w:hAnsi="Arial"/>
                <w:sz w:val="22"/>
                <w:szCs w:val="22"/>
              </w:rPr>
            </w:pPr>
            <w:r>
              <w:rPr>
                <w:rFonts w:ascii="Arial" w:eastAsia="Arial" w:hAnsi="Arial"/>
                <w:sz w:val="22"/>
                <w:szCs w:val="22"/>
              </w:rPr>
              <w:t>Clinic noted cooperating with other Indigenous services and agencies (when clients are accompanied by the Timmins Native Friendship Centre) as helpful</w:t>
            </w:r>
          </w:p>
          <w:p w14:paraId="373EE23C" w14:textId="77777777" w:rsidR="00DA3CD1" w:rsidRDefault="00DA3CD1" w:rsidP="0018422B">
            <w:pPr>
              <w:jc w:val="both"/>
              <w:rPr>
                <w:rFonts w:ascii="Arial" w:eastAsia="Arial" w:hAnsi="Arial"/>
                <w:sz w:val="22"/>
                <w:szCs w:val="22"/>
              </w:rPr>
            </w:pPr>
            <w:r>
              <w:rPr>
                <w:rFonts w:ascii="Arial" w:eastAsia="Arial" w:hAnsi="Arial"/>
                <w:sz w:val="22"/>
                <w:szCs w:val="22"/>
              </w:rPr>
              <w:t xml:space="preserve">Clinic noted working with clients on ODSP application was successful </w:t>
            </w:r>
          </w:p>
          <w:p w14:paraId="60310BF4" w14:textId="77777777" w:rsidR="00DA3CD1" w:rsidRDefault="00DA3CD1" w:rsidP="0018422B">
            <w:pPr>
              <w:jc w:val="both"/>
              <w:rPr>
                <w:rFonts w:ascii="Arial" w:eastAsia="Arial" w:hAnsi="Arial"/>
                <w:sz w:val="22"/>
                <w:szCs w:val="22"/>
              </w:rPr>
            </w:pPr>
            <w:r>
              <w:rPr>
                <w:rFonts w:ascii="Arial" w:eastAsia="Arial" w:hAnsi="Arial"/>
                <w:sz w:val="22"/>
                <w:szCs w:val="22"/>
              </w:rPr>
              <w:t>Clinics noted family members assisting with language and translation as helpful</w:t>
            </w:r>
          </w:p>
          <w:p w14:paraId="3A878B32" w14:textId="5E9B9BC8" w:rsidR="00DA3CD1" w:rsidRDefault="00DA3CD1" w:rsidP="0018422B">
            <w:pPr>
              <w:jc w:val="both"/>
              <w:rPr>
                <w:rFonts w:ascii="Arial" w:eastAsia="Arial" w:hAnsi="Arial"/>
                <w:sz w:val="22"/>
                <w:szCs w:val="22"/>
              </w:rPr>
            </w:pPr>
            <w:r>
              <w:rPr>
                <w:rFonts w:ascii="Arial" w:eastAsia="Arial" w:hAnsi="Arial"/>
                <w:sz w:val="22"/>
                <w:szCs w:val="22"/>
              </w:rPr>
              <w:t>Clinic noted that programs to cover rent deposits may lead to positive outcomes</w:t>
            </w:r>
          </w:p>
        </w:tc>
      </w:tr>
    </w:tbl>
    <w:p w14:paraId="4D213F39" w14:textId="77777777" w:rsidR="00E824A7" w:rsidRDefault="00E824A7" w:rsidP="0018422B">
      <w:pPr>
        <w:jc w:val="both"/>
        <w:rPr>
          <w:rFonts w:ascii="Arial" w:eastAsia="Arial" w:hAnsi="Arial"/>
          <w:sz w:val="22"/>
          <w:szCs w:val="22"/>
        </w:rPr>
      </w:pPr>
    </w:p>
    <w:p w14:paraId="39B136CC" w14:textId="77777777" w:rsidR="00DA3CD1" w:rsidRDefault="00DA3CD1" w:rsidP="0018422B">
      <w:pPr>
        <w:jc w:val="both"/>
        <w:rPr>
          <w:rFonts w:ascii="Arial" w:eastAsia="Arial" w:hAnsi="Arial"/>
          <w:sz w:val="22"/>
          <w:szCs w:val="22"/>
        </w:rPr>
      </w:pPr>
    </w:p>
    <w:p w14:paraId="5605CA85" w14:textId="77777777" w:rsidR="00DA3CD1" w:rsidRDefault="00DA3CD1" w:rsidP="0018422B">
      <w:pPr>
        <w:jc w:val="both"/>
        <w:rPr>
          <w:rFonts w:ascii="Arial" w:eastAsia="Arial" w:hAnsi="Arial"/>
          <w:sz w:val="22"/>
          <w:szCs w:val="22"/>
        </w:rPr>
      </w:pPr>
    </w:p>
    <w:p w14:paraId="5D4EF1C7" w14:textId="77777777" w:rsidR="00DA3CD1" w:rsidRPr="00DA3CD1" w:rsidRDefault="00DA3CD1" w:rsidP="00DA3CD1">
      <w:pPr>
        <w:spacing w:line="0" w:lineRule="atLeast"/>
        <w:ind w:left="100"/>
        <w:rPr>
          <w:rFonts w:ascii="Arial" w:eastAsia="Arial" w:hAnsi="Arial"/>
          <w:bCs/>
          <w:i/>
          <w:iCs/>
          <w:sz w:val="24"/>
          <w:u w:val="single"/>
        </w:rPr>
      </w:pPr>
      <w:r w:rsidRPr="00DA3CD1">
        <w:rPr>
          <w:rFonts w:ascii="Arial" w:eastAsia="Arial" w:hAnsi="Arial"/>
          <w:bCs/>
          <w:i/>
          <w:iCs/>
          <w:sz w:val="24"/>
          <w:u w:val="single"/>
        </w:rPr>
        <w:t>Language</w:t>
      </w:r>
    </w:p>
    <w:p w14:paraId="389E47E5" w14:textId="77777777" w:rsidR="00DA3CD1" w:rsidRPr="00DA3CD1" w:rsidRDefault="00DA3CD1" w:rsidP="00DA3CD1">
      <w:pPr>
        <w:spacing w:line="364" w:lineRule="exact"/>
        <w:rPr>
          <w:rFonts w:ascii="Times New Roman" w:eastAsia="Times New Roman" w:hAnsi="Times New Roman"/>
          <w:b/>
          <w:bCs/>
          <w:i/>
          <w:iCs/>
          <w:u w:val="single"/>
        </w:rPr>
      </w:pPr>
    </w:p>
    <w:p w14:paraId="2B38E58C" w14:textId="77777777" w:rsidR="00DA3CD1" w:rsidRDefault="00DA3CD1" w:rsidP="00DA3CD1">
      <w:pPr>
        <w:ind w:left="100" w:right="20"/>
        <w:jc w:val="both"/>
        <w:rPr>
          <w:rFonts w:ascii="Arial" w:eastAsia="Arial" w:hAnsi="Arial"/>
          <w:sz w:val="22"/>
        </w:rPr>
      </w:pPr>
      <w:r>
        <w:rPr>
          <w:rFonts w:ascii="Arial" w:eastAsia="Arial" w:hAnsi="Arial"/>
          <w:sz w:val="22"/>
        </w:rPr>
        <w:t>Participants were asked to identify Indigenous languages within their communities and catchment areas, and the proportion of multilingual, bilingual or unilingual speakers. Participants were also asked to identify what existing translation or interpretation services are currently being utilized, how said services or lack of services impact the accessibility of the CLCs, and what programs exist for language revitalization.</w:t>
      </w:r>
    </w:p>
    <w:p w14:paraId="40CAFF08" w14:textId="77777777" w:rsidR="00DA3CD1" w:rsidRDefault="00DA3CD1" w:rsidP="00DA3CD1">
      <w:pPr>
        <w:rPr>
          <w:rFonts w:ascii="Times New Roman" w:eastAsia="Times New Roman" w:hAnsi="Times New Roman"/>
        </w:rPr>
      </w:pPr>
    </w:p>
    <w:p w14:paraId="46A6A136" w14:textId="77777777" w:rsidR="00DA3CD1" w:rsidRPr="00DA3CD1" w:rsidRDefault="00DA3CD1" w:rsidP="00DA3CD1">
      <w:pPr>
        <w:ind w:left="100"/>
        <w:rPr>
          <w:rFonts w:ascii="Arial" w:eastAsia="Arial" w:hAnsi="Arial"/>
          <w:bCs/>
          <w:i/>
          <w:iCs/>
          <w:sz w:val="22"/>
        </w:rPr>
      </w:pPr>
      <w:r w:rsidRPr="00DA3CD1">
        <w:rPr>
          <w:rFonts w:ascii="Arial" w:eastAsia="Arial" w:hAnsi="Arial"/>
          <w:bCs/>
          <w:i/>
          <w:iCs/>
          <w:sz w:val="22"/>
        </w:rPr>
        <w:t>Fluency</w:t>
      </w:r>
    </w:p>
    <w:p w14:paraId="01835D27" w14:textId="77777777" w:rsidR="00DA3CD1" w:rsidRPr="00DA3CD1" w:rsidRDefault="00DA3CD1" w:rsidP="00DA3CD1">
      <w:pPr>
        <w:rPr>
          <w:rFonts w:ascii="Times New Roman" w:eastAsia="Times New Roman" w:hAnsi="Times New Roman"/>
          <w:i/>
          <w:iCs/>
        </w:rPr>
      </w:pPr>
    </w:p>
    <w:p w14:paraId="27994E0D" w14:textId="77777777" w:rsidR="00DA3CD1" w:rsidRDefault="00DA3CD1" w:rsidP="00DA3CD1">
      <w:pPr>
        <w:ind w:left="100"/>
        <w:jc w:val="both"/>
        <w:rPr>
          <w:rFonts w:ascii="Arial" w:eastAsia="Arial" w:hAnsi="Arial"/>
          <w:sz w:val="22"/>
        </w:rPr>
      </w:pPr>
      <w:r>
        <w:rPr>
          <w:rFonts w:ascii="Arial" w:eastAsia="Arial" w:hAnsi="Arial"/>
          <w:sz w:val="22"/>
        </w:rPr>
        <w:t xml:space="preserve">On one end of the spectrum were clinics like Sudbury and Bracebridge that noted most of their clients were English-speaking or bilingual and therefore language was not a significant barrier to servicing the community. On the other end, there were clinics that noted a range of bilingual or </w:t>
      </w:r>
      <w:proofErr w:type="spellStart"/>
      <w:r>
        <w:rPr>
          <w:rFonts w:ascii="Arial" w:eastAsia="Arial" w:hAnsi="Arial"/>
          <w:sz w:val="22"/>
        </w:rPr>
        <w:t>unilingualism</w:t>
      </w:r>
      <w:proofErr w:type="spellEnd"/>
      <w:r>
        <w:rPr>
          <w:rFonts w:ascii="Arial" w:eastAsia="Arial" w:hAnsi="Arial"/>
          <w:sz w:val="22"/>
        </w:rPr>
        <w:t xml:space="preserve">, such as </w:t>
      </w:r>
      <w:proofErr w:type="spellStart"/>
      <w:r>
        <w:rPr>
          <w:rFonts w:ascii="Arial" w:eastAsia="Arial" w:hAnsi="Arial"/>
          <w:sz w:val="22"/>
        </w:rPr>
        <w:t>Kinna-Aweya</w:t>
      </w:r>
      <w:proofErr w:type="spellEnd"/>
      <w:r>
        <w:rPr>
          <w:rFonts w:ascii="Arial" w:eastAsia="Arial" w:hAnsi="Arial"/>
          <w:sz w:val="22"/>
        </w:rPr>
        <w:t xml:space="preserve">, and who frequently developed resources in local languages or utilized interpretation services. All clinics noted a correlation between bilingualism and age and/or geographic location. That is, language services are required to effectively </w:t>
      </w:r>
      <w:r>
        <w:rPr>
          <w:rFonts w:ascii="Arial" w:eastAsia="Arial" w:hAnsi="Arial"/>
          <w:sz w:val="22"/>
        </w:rPr>
        <w:lastRenderedPageBreak/>
        <w:t>service Elders, and the further clients live from urban centers the more likely there will be a need for translation.</w:t>
      </w:r>
    </w:p>
    <w:p w14:paraId="3F541AFF" w14:textId="77777777" w:rsidR="00DA3CD1" w:rsidRDefault="00DA3CD1" w:rsidP="00DA3CD1">
      <w:pPr>
        <w:rPr>
          <w:rFonts w:ascii="Times New Roman" w:eastAsia="Times New Roman" w:hAnsi="Times New Roman"/>
        </w:rPr>
      </w:pPr>
    </w:p>
    <w:p w14:paraId="189C788D" w14:textId="77777777" w:rsidR="00DA3CD1" w:rsidRPr="00DA3CD1" w:rsidRDefault="00DA3CD1" w:rsidP="00DA3CD1">
      <w:pPr>
        <w:ind w:left="100"/>
        <w:rPr>
          <w:rFonts w:ascii="Arial" w:eastAsia="Arial" w:hAnsi="Arial"/>
          <w:bCs/>
          <w:i/>
          <w:iCs/>
          <w:sz w:val="22"/>
        </w:rPr>
      </w:pPr>
      <w:r w:rsidRPr="00DA3CD1">
        <w:rPr>
          <w:rFonts w:ascii="Arial" w:eastAsia="Arial" w:hAnsi="Arial"/>
          <w:bCs/>
          <w:i/>
          <w:iCs/>
          <w:sz w:val="22"/>
        </w:rPr>
        <w:t>Impact on Services</w:t>
      </w:r>
    </w:p>
    <w:p w14:paraId="45C9752A" w14:textId="77777777" w:rsidR="00DA3CD1" w:rsidRDefault="00DA3CD1" w:rsidP="00DA3CD1">
      <w:pPr>
        <w:rPr>
          <w:rFonts w:ascii="Times New Roman" w:eastAsia="Times New Roman" w:hAnsi="Times New Roman"/>
        </w:rPr>
      </w:pPr>
    </w:p>
    <w:p w14:paraId="5CA0B215" w14:textId="77777777" w:rsidR="00DA3CD1" w:rsidRDefault="00DA3CD1" w:rsidP="00DA3CD1">
      <w:pPr>
        <w:ind w:left="100" w:right="20"/>
        <w:jc w:val="both"/>
        <w:rPr>
          <w:rFonts w:ascii="Arial" w:eastAsia="Arial" w:hAnsi="Arial"/>
          <w:sz w:val="22"/>
        </w:rPr>
      </w:pPr>
      <w:r>
        <w:rPr>
          <w:rFonts w:ascii="Arial" w:eastAsia="Arial" w:hAnsi="Arial"/>
          <w:sz w:val="22"/>
        </w:rPr>
        <w:t>Staff and clients generally acknowledged that a lack of clinic fluency in local languages posed a barrier to service and was an important component in creating a culturally appropriate and sensitive space.</w:t>
      </w:r>
    </w:p>
    <w:p w14:paraId="1BDCCA10" w14:textId="77777777" w:rsidR="00DA3CD1" w:rsidRDefault="00DA3CD1" w:rsidP="00DA3CD1">
      <w:pPr>
        <w:rPr>
          <w:rFonts w:ascii="Times New Roman" w:eastAsia="Times New Roman" w:hAnsi="Times New Roman"/>
        </w:rPr>
      </w:pPr>
    </w:p>
    <w:p w14:paraId="00409A03" w14:textId="77777777" w:rsidR="00DA3CD1" w:rsidRDefault="00DA3CD1" w:rsidP="00DA3CD1">
      <w:pPr>
        <w:ind w:left="100"/>
        <w:jc w:val="both"/>
        <w:rPr>
          <w:rFonts w:ascii="Arial" w:eastAsia="Arial" w:hAnsi="Arial"/>
          <w:sz w:val="22"/>
        </w:rPr>
      </w:pPr>
      <w:r>
        <w:rPr>
          <w:rFonts w:ascii="Arial" w:eastAsia="Arial" w:hAnsi="Arial"/>
          <w:sz w:val="22"/>
        </w:rPr>
        <w:t>A common theme among clinics that provided translation or interpretation services was the reliance on local and/or ad hoc solutions. For example, clinics often relied on client family members to translate during meetings or used a local 1-800 line or Friendship Centre to translate for them on an “as-needed” basis. While these solutions have allowed clinics to better service clients, the lack of consistency and dependable translation services puts already strained clinics in a precarious position should such resources be unavailable when needed.</w:t>
      </w:r>
    </w:p>
    <w:p w14:paraId="59FD1657" w14:textId="77777777" w:rsidR="00DA3CD1" w:rsidRDefault="00DA3CD1" w:rsidP="0018422B">
      <w:pPr>
        <w:jc w:val="both"/>
        <w:rPr>
          <w:rFonts w:ascii="Arial" w:eastAsia="Arial" w:hAnsi="Arial"/>
          <w:sz w:val="22"/>
          <w:szCs w:val="22"/>
        </w:rPr>
      </w:pPr>
    </w:p>
    <w:p w14:paraId="4C9468A6" w14:textId="77777777" w:rsidR="00DA3CD1" w:rsidRDefault="00DA3CD1" w:rsidP="0018422B">
      <w:pPr>
        <w:jc w:val="both"/>
        <w:rPr>
          <w:rFonts w:ascii="Arial" w:eastAsia="Arial" w:hAnsi="Arial"/>
          <w:sz w:val="22"/>
          <w:szCs w:val="22"/>
        </w:rPr>
      </w:pPr>
    </w:p>
    <w:tbl>
      <w:tblPr>
        <w:tblStyle w:val="TableGrid"/>
        <w:tblW w:w="0" w:type="auto"/>
        <w:tblLook w:val="04A0" w:firstRow="1" w:lastRow="0" w:firstColumn="1" w:lastColumn="0" w:noHBand="0" w:noVBand="1"/>
      </w:tblPr>
      <w:tblGrid>
        <w:gridCol w:w="3116"/>
        <w:gridCol w:w="3117"/>
        <w:gridCol w:w="3117"/>
      </w:tblGrid>
      <w:tr w:rsidR="00DA3CD1" w14:paraId="772E7C81" w14:textId="77777777" w:rsidTr="00DA3CD1">
        <w:tc>
          <w:tcPr>
            <w:tcW w:w="3116" w:type="dxa"/>
          </w:tcPr>
          <w:p w14:paraId="5DA6AC83" w14:textId="589DD5BF" w:rsidR="00DA3CD1" w:rsidRDefault="00DA3CD1" w:rsidP="0018422B">
            <w:pPr>
              <w:jc w:val="both"/>
              <w:rPr>
                <w:rFonts w:ascii="Arial" w:eastAsia="Arial" w:hAnsi="Arial"/>
                <w:sz w:val="22"/>
                <w:szCs w:val="22"/>
              </w:rPr>
            </w:pPr>
            <w:r>
              <w:rPr>
                <w:rFonts w:ascii="Arial" w:eastAsia="Arial" w:hAnsi="Arial"/>
                <w:sz w:val="22"/>
                <w:szCs w:val="22"/>
              </w:rPr>
              <w:t>Community Legal Clinic</w:t>
            </w:r>
          </w:p>
        </w:tc>
        <w:tc>
          <w:tcPr>
            <w:tcW w:w="3117" w:type="dxa"/>
          </w:tcPr>
          <w:p w14:paraId="5E351566" w14:textId="393438FB" w:rsidR="00DA3CD1" w:rsidRDefault="00DA3CD1" w:rsidP="0018422B">
            <w:pPr>
              <w:jc w:val="both"/>
              <w:rPr>
                <w:rFonts w:ascii="Arial" w:eastAsia="Arial" w:hAnsi="Arial"/>
                <w:sz w:val="22"/>
                <w:szCs w:val="22"/>
              </w:rPr>
            </w:pPr>
            <w:r>
              <w:rPr>
                <w:rFonts w:ascii="Arial" w:eastAsia="Arial" w:hAnsi="Arial"/>
                <w:sz w:val="22"/>
                <w:szCs w:val="22"/>
              </w:rPr>
              <w:t>What is the degree of multi-</w:t>
            </w:r>
            <w:proofErr w:type="spellStart"/>
            <w:r>
              <w:rPr>
                <w:rFonts w:ascii="Arial" w:eastAsia="Arial" w:hAnsi="Arial"/>
                <w:sz w:val="22"/>
                <w:szCs w:val="22"/>
              </w:rPr>
              <w:t>lingualism</w:t>
            </w:r>
            <w:proofErr w:type="spellEnd"/>
            <w:r>
              <w:rPr>
                <w:rFonts w:ascii="Arial" w:eastAsia="Arial" w:hAnsi="Arial"/>
                <w:sz w:val="22"/>
                <w:szCs w:val="22"/>
              </w:rPr>
              <w:t xml:space="preserve"> within the catchment area?</w:t>
            </w:r>
          </w:p>
        </w:tc>
        <w:tc>
          <w:tcPr>
            <w:tcW w:w="3117" w:type="dxa"/>
          </w:tcPr>
          <w:p w14:paraId="3582D4E7" w14:textId="0982DE22" w:rsidR="00DA3CD1" w:rsidRDefault="00DA3CD1" w:rsidP="0018422B">
            <w:pPr>
              <w:jc w:val="both"/>
              <w:rPr>
                <w:rFonts w:ascii="Arial" w:eastAsia="Arial" w:hAnsi="Arial"/>
                <w:sz w:val="22"/>
                <w:szCs w:val="22"/>
              </w:rPr>
            </w:pPr>
            <w:r>
              <w:rPr>
                <w:rFonts w:ascii="Arial" w:eastAsia="Arial" w:hAnsi="Arial"/>
                <w:sz w:val="22"/>
                <w:szCs w:val="22"/>
              </w:rPr>
              <w:t>What resources and gaps exist for translation and how does this impact services?</w:t>
            </w:r>
          </w:p>
        </w:tc>
      </w:tr>
      <w:tr w:rsidR="00DA3CD1" w14:paraId="6C9ACFC5" w14:textId="77777777" w:rsidTr="00DA3CD1">
        <w:tc>
          <w:tcPr>
            <w:tcW w:w="3116" w:type="dxa"/>
          </w:tcPr>
          <w:p w14:paraId="4D6B51DB" w14:textId="4120D9A0" w:rsidR="00DA3CD1" w:rsidRDefault="00DA3CD1" w:rsidP="0018422B">
            <w:pPr>
              <w:jc w:val="both"/>
              <w:rPr>
                <w:rFonts w:ascii="Arial" w:eastAsia="Arial" w:hAnsi="Arial"/>
                <w:sz w:val="22"/>
                <w:szCs w:val="22"/>
              </w:rPr>
            </w:pPr>
            <w:r>
              <w:rPr>
                <w:rFonts w:ascii="Arial" w:eastAsia="Arial" w:hAnsi="Arial"/>
                <w:sz w:val="22"/>
                <w:szCs w:val="22"/>
              </w:rPr>
              <w:t>Northwest</w:t>
            </w:r>
          </w:p>
        </w:tc>
        <w:tc>
          <w:tcPr>
            <w:tcW w:w="3117" w:type="dxa"/>
          </w:tcPr>
          <w:p w14:paraId="2930151A" w14:textId="09FED08A" w:rsidR="00DA3CD1" w:rsidRDefault="00DA3CD1" w:rsidP="0018422B">
            <w:pPr>
              <w:jc w:val="both"/>
              <w:rPr>
                <w:rFonts w:ascii="Arial" w:eastAsia="Arial" w:hAnsi="Arial"/>
                <w:sz w:val="22"/>
                <w:szCs w:val="22"/>
              </w:rPr>
            </w:pPr>
            <w:r>
              <w:rPr>
                <w:rFonts w:ascii="Arial" w:eastAsia="Arial" w:hAnsi="Arial"/>
                <w:sz w:val="22"/>
                <w:szCs w:val="22"/>
              </w:rPr>
              <w:t xml:space="preserve">Varying degree of bilingualism and </w:t>
            </w:r>
            <w:proofErr w:type="spellStart"/>
            <w:r>
              <w:rPr>
                <w:rFonts w:ascii="Arial" w:eastAsia="Arial" w:hAnsi="Arial"/>
                <w:sz w:val="22"/>
                <w:szCs w:val="22"/>
              </w:rPr>
              <w:t>unilingualism</w:t>
            </w:r>
            <w:proofErr w:type="spellEnd"/>
          </w:p>
        </w:tc>
        <w:tc>
          <w:tcPr>
            <w:tcW w:w="3117" w:type="dxa"/>
          </w:tcPr>
          <w:p w14:paraId="6CBD892D" w14:textId="77777777" w:rsidR="00DA3CD1" w:rsidRDefault="00DA3CD1" w:rsidP="0018422B">
            <w:pPr>
              <w:jc w:val="both"/>
              <w:rPr>
                <w:rFonts w:ascii="Arial" w:eastAsia="Arial" w:hAnsi="Arial"/>
                <w:sz w:val="22"/>
                <w:szCs w:val="22"/>
              </w:rPr>
            </w:pPr>
            <w:r>
              <w:rPr>
                <w:rFonts w:ascii="Arial" w:eastAsia="Arial" w:hAnsi="Arial"/>
                <w:sz w:val="22"/>
                <w:szCs w:val="22"/>
              </w:rPr>
              <w:t>Contracted out MSIC for translation services and also rely on family and friends</w:t>
            </w:r>
          </w:p>
          <w:p w14:paraId="34A6586B" w14:textId="664026C1" w:rsidR="00DA3CD1" w:rsidRDefault="00DA3CD1" w:rsidP="0018422B">
            <w:pPr>
              <w:jc w:val="both"/>
              <w:rPr>
                <w:rFonts w:ascii="Arial" w:eastAsia="Arial" w:hAnsi="Arial"/>
                <w:sz w:val="22"/>
                <w:szCs w:val="22"/>
              </w:rPr>
            </w:pPr>
            <w:r>
              <w:rPr>
                <w:rFonts w:ascii="Arial" w:eastAsia="Arial" w:hAnsi="Arial"/>
                <w:sz w:val="22"/>
                <w:szCs w:val="22"/>
              </w:rPr>
              <w:t>Language issues are not only a matter of interpretation but also literacy</w:t>
            </w:r>
          </w:p>
        </w:tc>
      </w:tr>
      <w:tr w:rsidR="00DA3CD1" w14:paraId="12C5436A" w14:textId="77777777" w:rsidTr="00DA3CD1">
        <w:tc>
          <w:tcPr>
            <w:tcW w:w="3116" w:type="dxa"/>
          </w:tcPr>
          <w:p w14:paraId="0A219CAD" w14:textId="2A73D6D3" w:rsidR="00DA3CD1" w:rsidRDefault="00DA3CD1" w:rsidP="0018422B">
            <w:pPr>
              <w:jc w:val="both"/>
              <w:rPr>
                <w:rFonts w:ascii="Arial" w:eastAsia="Arial" w:hAnsi="Arial"/>
                <w:sz w:val="22"/>
                <w:szCs w:val="22"/>
              </w:rPr>
            </w:pPr>
            <w:r>
              <w:rPr>
                <w:rFonts w:ascii="Arial" w:eastAsia="Arial" w:hAnsi="Arial"/>
                <w:sz w:val="22"/>
                <w:szCs w:val="22"/>
              </w:rPr>
              <w:t>Lake Country</w:t>
            </w:r>
          </w:p>
        </w:tc>
        <w:tc>
          <w:tcPr>
            <w:tcW w:w="3117" w:type="dxa"/>
          </w:tcPr>
          <w:p w14:paraId="46843FBC" w14:textId="3D1383FF" w:rsidR="00DA3CD1" w:rsidRDefault="00DA3CD1" w:rsidP="0018422B">
            <w:pPr>
              <w:jc w:val="both"/>
              <w:rPr>
                <w:rFonts w:ascii="Arial" w:eastAsia="Arial" w:hAnsi="Arial"/>
                <w:sz w:val="22"/>
                <w:szCs w:val="22"/>
              </w:rPr>
            </w:pPr>
            <w:r>
              <w:rPr>
                <w:rFonts w:ascii="Arial" w:eastAsia="Arial" w:hAnsi="Arial"/>
                <w:sz w:val="22"/>
                <w:szCs w:val="22"/>
              </w:rPr>
              <w:t>Most clients are bilingual who speak English</w:t>
            </w:r>
          </w:p>
        </w:tc>
        <w:tc>
          <w:tcPr>
            <w:tcW w:w="3117" w:type="dxa"/>
          </w:tcPr>
          <w:p w14:paraId="5A8DF38D" w14:textId="519A3DFF" w:rsidR="00DA3CD1" w:rsidRDefault="00DA3CD1" w:rsidP="0018422B">
            <w:pPr>
              <w:jc w:val="both"/>
              <w:rPr>
                <w:rFonts w:ascii="Arial" w:eastAsia="Arial" w:hAnsi="Arial"/>
                <w:sz w:val="22"/>
                <w:szCs w:val="22"/>
              </w:rPr>
            </w:pPr>
            <w:r>
              <w:rPr>
                <w:rFonts w:ascii="Arial" w:eastAsia="Arial" w:hAnsi="Arial"/>
                <w:sz w:val="22"/>
                <w:szCs w:val="22"/>
              </w:rPr>
              <w:t>Legal Aid Translation/interpretation – issues with finding Indigenous interpreters due to payment issues from MSAS</w:t>
            </w:r>
          </w:p>
        </w:tc>
      </w:tr>
      <w:tr w:rsidR="00DA3CD1" w:rsidRPr="00DA3CD1" w14:paraId="1242D268" w14:textId="77777777" w:rsidTr="00DA3CD1">
        <w:tc>
          <w:tcPr>
            <w:tcW w:w="3116" w:type="dxa"/>
          </w:tcPr>
          <w:p w14:paraId="34B7EF28" w14:textId="44D8B8B1" w:rsidR="00DA3CD1" w:rsidRDefault="00DA3CD1" w:rsidP="0018422B">
            <w:pPr>
              <w:jc w:val="both"/>
              <w:rPr>
                <w:rFonts w:ascii="Arial" w:eastAsia="Arial" w:hAnsi="Arial"/>
                <w:sz w:val="22"/>
                <w:szCs w:val="22"/>
              </w:rPr>
            </w:pPr>
            <w:proofErr w:type="spellStart"/>
            <w:r>
              <w:rPr>
                <w:rFonts w:ascii="Arial" w:eastAsia="Arial" w:hAnsi="Arial"/>
                <w:sz w:val="22"/>
                <w:szCs w:val="22"/>
              </w:rPr>
              <w:t>Kinna-Aweya</w:t>
            </w:r>
            <w:proofErr w:type="spellEnd"/>
          </w:p>
        </w:tc>
        <w:tc>
          <w:tcPr>
            <w:tcW w:w="3117" w:type="dxa"/>
          </w:tcPr>
          <w:p w14:paraId="4439B795" w14:textId="77777777" w:rsidR="00DA3CD1" w:rsidRDefault="00DA3CD1" w:rsidP="0018422B">
            <w:pPr>
              <w:jc w:val="both"/>
              <w:rPr>
                <w:rFonts w:ascii="Arial" w:eastAsia="Arial" w:hAnsi="Arial"/>
                <w:sz w:val="22"/>
                <w:szCs w:val="22"/>
              </w:rPr>
            </w:pPr>
            <w:r>
              <w:rPr>
                <w:rFonts w:ascii="Arial" w:eastAsia="Arial" w:hAnsi="Arial"/>
                <w:sz w:val="22"/>
                <w:szCs w:val="22"/>
              </w:rPr>
              <w:t>Until-</w:t>
            </w:r>
            <w:proofErr w:type="spellStart"/>
            <w:r>
              <w:rPr>
                <w:rFonts w:ascii="Arial" w:eastAsia="Arial" w:hAnsi="Arial"/>
                <w:sz w:val="22"/>
                <w:szCs w:val="22"/>
              </w:rPr>
              <w:t>ingualism</w:t>
            </w:r>
            <w:proofErr w:type="spellEnd"/>
            <w:r>
              <w:rPr>
                <w:rFonts w:ascii="Arial" w:eastAsia="Arial" w:hAnsi="Arial"/>
                <w:sz w:val="22"/>
                <w:szCs w:val="22"/>
              </w:rPr>
              <w:t xml:space="preserve"> and bilingualism varies by generation</w:t>
            </w:r>
          </w:p>
          <w:p w14:paraId="0F5EAD79" w14:textId="52C63CC6" w:rsidR="00DA3CD1" w:rsidRDefault="00DA3CD1" w:rsidP="0018422B">
            <w:pPr>
              <w:jc w:val="both"/>
              <w:rPr>
                <w:rFonts w:ascii="Arial" w:eastAsia="Arial" w:hAnsi="Arial"/>
                <w:sz w:val="22"/>
                <w:szCs w:val="22"/>
              </w:rPr>
            </w:pPr>
            <w:r>
              <w:rPr>
                <w:rFonts w:ascii="Arial" w:eastAsia="Arial" w:hAnsi="Arial"/>
                <w:sz w:val="22"/>
                <w:szCs w:val="22"/>
              </w:rPr>
              <w:t>Elders require translation services</w:t>
            </w:r>
          </w:p>
        </w:tc>
        <w:tc>
          <w:tcPr>
            <w:tcW w:w="3117" w:type="dxa"/>
          </w:tcPr>
          <w:p w14:paraId="2D5DE08D" w14:textId="77777777" w:rsidR="00DA3CD1" w:rsidRDefault="00DA3CD1" w:rsidP="0018422B">
            <w:pPr>
              <w:jc w:val="both"/>
              <w:rPr>
                <w:rFonts w:ascii="Arial" w:eastAsia="Arial" w:hAnsi="Arial"/>
                <w:sz w:val="22"/>
                <w:szCs w:val="22"/>
              </w:rPr>
            </w:pPr>
            <w:r>
              <w:rPr>
                <w:rFonts w:ascii="Arial" w:eastAsia="Arial" w:hAnsi="Arial"/>
                <w:sz w:val="22"/>
                <w:szCs w:val="22"/>
              </w:rPr>
              <w:t>Clinics and clients notes a need for fluent bilingual staff onsite</w:t>
            </w:r>
          </w:p>
          <w:p w14:paraId="0E34F924" w14:textId="77777777" w:rsidR="00DA3CD1" w:rsidRDefault="00DA3CD1" w:rsidP="0018422B">
            <w:pPr>
              <w:jc w:val="both"/>
              <w:rPr>
                <w:rFonts w:ascii="Arial" w:eastAsia="Arial" w:hAnsi="Arial"/>
                <w:sz w:val="22"/>
                <w:szCs w:val="22"/>
              </w:rPr>
            </w:pPr>
            <w:r w:rsidRPr="00DA3CD1">
              <w:rPr>
                <w:rFonts w:ascii="Arial" w:eastAsia="Arial" w:hAnsi="Arial"/>
                <w:sz w:val="22"/>
                <w:szCs w:val="22"/>
              </w:rPr>
              <w:t>Clients notes that clinics ne</w:t>
            </w:r>
            <w:r>
              <w:rPr>
                <w:rFonts w:ascii="Arial" w:eastAsia="Arial" w:hAnsi="Arial"/>
                <w:sz w:val="22"/>
                <w:szCs w:val="22"/>
              </w:rPr>
              <w:t>ed to understand and recognize the deep cultural significance of language</w:t>
            </w:r>
          </w:p>
          <w:p w14:paraId="3E31A990" w14:textId="05E5D8A6" w:rsidR="00DA3CD1" w:rsidRPr="00DA3CD1" w:rsidRDefault="00DA3CD1" w:rsidP="0018422B">
            <w:pPr>
              <w:jc w:val="both"/>
              <w:rPr>
                <w:rFonts w:ascii="Arial" w:eastAsia="Arial" w:hAnsi="Arial"/>
                <w:sz w:val="22"/>
                <w:szCs w:val="22"/>
              </w:rPr>
            </w:pPr>
            <w:r>
              <w:rPr>
                <w:rFonts w:ascii="Arial" w:eastAsia="Arial" w:hAnsi="Arial"/>
                <w:sz w:val="22"/>
                <w:szCs w:val="22"/>
              </w:rPr>
              <w:t>Clinic noted willingness to support staff to learn languages (i.e. funding)</w:t>
            </w:r>
          </w:p>
        </w:tc>
      </w:tr>
      <w:tr w:rsidR="00DA3CD1" w:rsidRPr="00DA3CD1" w14:paraId="49EEF8D9" w14:textId="77777777" w:rsidTr="00DA3CD1">
        <w:tc>
          <w:tcPr>
            <w:tcW w:w="3116" w:type="dxa"/>
          </w:tcPr>
          <w:p w14:paraId="288E9223" w14:textId="0E6CE9E0" w:rsidR="00DA3CD1" w:rsidRPr="00DA3CD1" w:rsidRDefault="00F74B05" w:rsidP="0018422B">
            <w:pPr>
              <w:jc w:val="both"/>
              <w:rPr>
                <w:rFonts w:ascii="Arial" w:eastAsia="Arial" w:hAnsi="Arial"/>
                <w:sz w:val="22"/>
                <w:szCs w:val="22"/>
              </w:rPr>
            </w:pPr>
            <w:r>
              <w:rPr>
                <w:rFonts w:ascii="Arial" w:eastAsia="Arial" w:hAnsi="Arial"/>
                <w:sz w:val="22"/>
                <w:szCs w:val="22"/>
              </w:rPr>
              <w:t>Sudbury</w:t>
            </w:r>
          </w:p>
        </w:tc>
        <w:tc>
          <w:tcPr>
            <w:tcW w:w="3117" w:type="dxa"/>
          </w:tcPr>
          <w:p w14:paraId="7F2BC14B" w14:textId="77777777" w:rsidR="00DA3CD1" w:rsidRDefault="00F74B05" w:rsidP="0018422B">
            <w:pPr>
              <w:jc w:val="both"/>
              <w:rPr>
                <w:rFonts w:ascii="Arial" w:eastAsia="Arial" w:hAnsi="Arial"/>
                <w:sz w:val="22"/>
                <w:szCs w:val="22"/>
              </w:rPr>
            </w:pPr>
            <w:r>
              <w:rPr>
                <w:rFonts w:ascii="Arial" w:eastAsia="Arial" w:hAnsi="Arial"/>
                <w:sz w:val="22"/>
                <w:szCs w:val="22"/>
              </w:rPr>
              <w:t>Majority of Indigenous clients are English speaking or bilingual</w:t>
            </w:r>
          </w:p>
          <w:p w14:paraId="0088FE98" w14:textId="34B1477E" w:rsidR="00F74B05" w:rsidRPr="00DA3CD1" w:rsidRDefault="00F74B05" w:rsidP="0018422B">
            <w:pPr>
              <w:jc w:val="both"/>
              <w:rPr>
                <w:rFonts w:ascii="Arial" w:eastAsia="Arial" w:hAnsi="Arial"/>
                <w:sz w:val="22"/>
                <w:szCs w:val="22"/>
              </w:rPr>
            </w:pPr>
            <w:r>
              <w:rPr>
                <w:rFonts w:ascii="Arial" w:eastAsia="Arial" w:hAnsi="Arial"/>
                <w:sz w:val="22"/>
                <w:szCs w:val="22"/>
              </w:rPr>
              <w:t>Correlation between distance from urban centre and degree of bilingualism</w:t>
            </w:r>
          </w:p>
        </w:tc>
        <w:tc>
          <w:tcPr>
            <w:tcW w:w="3117" w:type="dxa"/>
          </w:tcPr>
          <w:p w14:paraId="4D14A802" w14:textId="77777777" w:rsidR="00DA3CD1" w:rsidRDefault="00F74B05" w:rsidP="0018422B">
            <w:pPr>
              <w:jc w:val="both"/>
              <w:rPr>
                <w:rFonts w:ascii="Arial" w:eastAsia="Arial" w:hAnsi="Arial"/>
                <w:sz w:val="22"/>
                <w:szCs w:val="22"/>
              </w:rPr>
            </w:pPr>
            <w:r>
              <w:rPr>
                <w:rFonts w:ascii="Arial" w:eastAsia="Arial" w:hAnsi="Arial"/>
                <w:sz w:val="22"/>
                <w:szCs w:val="22"/>
              </w:rPr>
              <w:t>Utilized a 1-800 phone interpretation services</w:t>
            </w:r>
          </w:p>
          <w:p w14:paraId="6B900253" w14:textId="77777777" w:rsidR="00F74B05" w:rsidRDefault="00F74B05" w:rsidP="0018422B">
            <w:pPr>
              <w:jc w:val="both"/>
              <w:rPr>
                <w:rFonts w:ascii="Arial" w:eastAsia="Arial" w:hAnsi="Arial"/>
                <w:sz w:val="22"/>
                <w:szCs w:val="22"/>
              </w:rPr>
            </w:pPr>
            <w:r>
              <w:rPr>
                <w:rFonts w:ascii="Arial" w:eastAsia="Arial" w:hAnsi="Arial"/>
                <w:sz w:val="22"/>
                <w:szCs w:val="22"/>
              </w:rPr>
              <w:t>Language barriers are more challenging during phone-based hearings</w:t>
            </w:r>
          </w:p>
          <w:p w14:paraId="691BBC75" w14:textId="77777777" w:rsidR="00F74B05" w:rsidRDefault="00F74B05" w:rsidP="0018422B">
            <w:pPr>
              <w:jc w:val="both"/>
              <w:rPr>
                <w:rFonts w:ascii="Arial" w:eastAsia="Arial" w:hAnsi="Arial"/>
                <w:sz w:val="22"/>
                <w:szCs w:val="22"/>
              </w:rPr>
            </w:pPr>
            <w:r>
              <w:rPr>
                <w:rFonts w:ascii="Arial" w:eastAsia="Arial" w:hAnsi="Arial"/>
                <w:sz w:val="22"/>
                <w:szCs w:val="22"/>
              </w:rPr>
              <w:t>In some cases, language barriers are so pervasive, people unable to use clinic services</w:t>
            </w:r>
          </w:p>
          <w:p w14:paraId="229BB156" w14:textId="33882806" w:rsidR="00F74B05" w:rsidRPr="00DA3CD1" w:rsidRDefault="00F74B05" w:rsidP="0018422B">
            <w:pPr>
              <w:jc w:val="both"/>
              <w:rPr>
                <w:rFonts w:ascii="Arial" w:eastAsia="Arial" w:hAnsi="Arial"/>
                <w:sz w:val="22"/>
                <w:szCs w:val="22"/>
              </w:rPr>
            </w:pPr>
            <w:r>
              <w:rPr>
                <w:rFonts w:ascii="Arial" w:eastAsia="Arial" w:hAnsi="Arial"/>
                <w:sz w:val="22"/>
                <w:szCs w:val="22"/>
              </w:rPr>
              <w:lastRenderedPageBreak/>
              <w:t>Clinic noted that another clinic hired a Cree speaking lawyer and it increased its Indigenous clients by 300%</w:t>
            </w:r>
          </w:p>
        </w:tc>
      </w:tr>
      <w:tr w:rsidR="00DA3CD1" w:rsidRPr="00DA3CD1" w14:paraId="7D4D1FE4" w14:textId="77777777" w:rsidTr="00DA3CD1">
        <w:tc>
          <w:tcPr>
            <w:tcW w:w="3116" w:type="dxa"/>
          </w:tcPr>
          <w:p w14:paraId="6FCD828B" w14:textId="07FF04F4" w:rsidR="00DA3CD1" w:rsidRPr="00DA3CD1" w:rsidRDefault="00F74B05" w:rsidP="0018422B">
            <w:pPr>
              <w:jc w:val="both"/>
              <w:rPr>
                <w:rFonts w:ascii="Arial" w:eastAsia="Arial" w:hAnsi="Arial"/>
                <w:sz w:val="22"/>
                <w:szCs w:val="22"/>
              </w:rPr>
            </w:pPr>
            <w:r>
              <w:rPr>
                <w:rFonts w:ascii="Arial" w:eastAsia="Arial" w:hAnsi="Arial"/>
                <w:sz w:val="22"/>
                <w:szCs w:val="22"/>
              </w:rPr>
              <w:lastRenderedPageBreak/>
              <w:t>Manitoulin</w:t>
            </w:r>
          </w:p>
        </w:tc>
        <w:tc>
          <w:tcPr>
            <w:tcW w:w="3117" w:type="dxa"/>
          </w:tcPr>
          <w:p w14:paraId="7615BCCA" w14:textId="77777777" w:rsidR="00DA3CD1" w:rsidRDefault="00F74B05" w:rsidP="0018422B">
            <w:pPr>
              <w:jc w:val="both"/>
              <w:rPr>
                <w:rFonts w:ascii="Arial" w:eastAsia="Arial" w:hAnsi="Arial"/>
                <w:sz w:val="22"/>
                <w:szCs w:val="22"/>
              </w:rPr>
            </w:pPr>
            <w:r>
              <w:rPr>
                <w:rFonts w:ascii="Arial" w:eastAsia="Arial" w:hAnsi="Arial"/>
                <w:sz w:val="22"/>
                <w:szCs w:val="22"/>
              </w:rPr>
              <w:t>Some Elders are unilingual</w:t>
            </w:r>
          </w:p>
          <w:p w14:paraId="3A16119F" w14:textId="731F927C" w:rsidR="00F74B05" w:rsidRPr="00DA3CD1" w:rsidRDefault="00F74B05" w:rsidP="0018422B">
            <w:pPr>
              <w:jc w:val="both"/>
              <w:rPr>
                <w:rFonts w:ascii="Arial" w:eastAsia="Arial" w:hAnsi="Arial"/>
                <w:sz w:val="22"/>
                <w:szCs w:val="22"/>
              </w:rPr>
            </w:pPr>
            <w:r>
              <w:rPr>
                <w:rFonts w:ascii="Arial" w:eastAsia="Arial" w:hAnsi="Arial"/>
                <w:sz w:val="22"/>
                <w:szCs w:val="22"/>
              </w:rPr>
              <w:t>Younger generation, who are currently English speaking, are learning their language and becoming increasing bilingual</w:t>
            </w:r>
          </w:p>
        </w:tc>
        <w:tc>
          <w:tcPr>
            <w:tcW w:w="3117" w:type="dxa"/>
          </w:tcPr>
          <w:p w14:paraId="0952D4B7" w14:textId="77777777" w:rsidR="00DA3CD1" w:rsidRDefault="00F74B05" w:rsidP="0018422B">
            <w:pPr>
              <w:jc w:val="both"/>
              <w:rPr>
                <w:rFonts w:ascii="Arial" w:eastAsia="Arial" w:hAnsi="Arial"/>
                <w:sz w:val="22"/>
                <w:szCs w:val="22"/>
              </w:rPr>
            </w:pPr>
            <w:r>
              <w:rPr>
                <w:rFonts w:ascii="Arial" w:eastAsia="Arial" w:hAnsi="Arial"/>
                <w:sz w:val="22"/>
                <w:szCs w:val="22"/>
              </w:rPr>
              <w:t>Rely on friends or family translation for a client and a 1-800 translation number</w:t>
            </w:r>
          </w:p>
          <w:p w14:paraId="7BAED5CD" w14:textId="5F25A481" w:rsidR="00F74B05" w:rsidRPr="00DA3CD1" w:rsidRDefault="00F74B05" w:rsidP="0018422B">
            <w:pPr>
              <w:jc w:val="both"/>
              <w:rPr>
                <w:rFonts w:ascii="Arial" w:eastAsia="Arial" w:hAnsi="Arial"/>
                <w:sz w:val="22"/>
                <w:szCs w:val="22"/>
              </w:rPr>
            </w:pPr>
            <w:r>
              <w:rPr>
                <w:rFonts w:ascii="Arial" w:eastAsia="Arial" w:hAnsi="Arial"/>
                <w:sz w:val="22"/>
                <w:szCs w:val="22"/>
              </w:rPr>
              <w:t>Clinic noted that Service Canada may not speak with a translator or interpreter without written consent to do so</w:t>
            </w:r>
          </w:p>
        </w:tc>
      </w:tr>
      <w:tr w:rsidR="00DA3CD1" w:rsidRPr="00DA3CD1" w14:paraId="50BFBE02" w14:textId="77777777" w:rsidTr="00DA3CD1">
        <w:tc>
          <w:tcPr>
            <w:tcW w:w="3116" w:type="dxa"/>
          </w:tcPr>
          <w:p w14:paraId="12CD68F0" w14:textId="4643B033" w:rsidR="00DA3CD1" w:rsidRPr="00DA3CD1" w:rsidRDefault="00F74B05" w:rsidP="0018422B">
            <w:pPr>
              <w:jc w:val="both"/>
              <w:rPr>
                <w:rFonts w:ascii="Arial" w:eastAsia="Arial" w:hAnsi="Arial"/>
                <w:sz w:val="22"/>
                <w:szCs w:val="22"/>
              </w:rPr>
            </w:pPr>
            <w:r>
              <w:rPr>
                <w:rFonts w:ascii="Arial" w:eastAsia="Arial" w:hAnsi="Arial"/>
                <w:sz w:val="22"/>
                <w:szCs w:val="22"/>
              </w:rPr>
              <w:t>Nipissing</w:t>
            </w:r>
          </w:p>
        </w:tc>
        <w:tc>
          <w:tcPr>
            <w:tcW w:w="3117" w:type="dxa"/>
          </w:tcPr>
          <w:p w14:paraId="6D3F8372" w14:textId="36E6EE3D" w:rsidR="00DA3CD1" w:rsidRPr="00DA3CD1" w:rsidRDefault="00F74B05" w:rsidP="0018422B">
            <w:pPr>
              <w:jc w:val="both"/>
              <w:rPr>
                <w:rFonts w:ascii="Arial" w:eastAsia="Arial" w:hAnsi="Arial"/>
                <w:sz w:val="22"/>
                <w:szCs w:val="22"/>
              </w:rPr>
            </w:pPr>
            <w:r>
              <w:rPr>
                <w:rFonts w:ascii="Arial" w:eastAsia="Arial" w:hAnsi="Arial"/>
                <w:sz w:val="22"/>
                <w:szCs w:val="22"/>
              </w:rPr>
              <w:t>Majority of clients are bilingual</w:t>
            </w:r>
          </w:p>
        </w:tc>
        <w:tc>
          <w:tcPr>
            <w:tcW w:w="3117" w:type="dxa"/>
          </w:tcPr>
          <w:p w14:paraId="38A29876" w14:textId="6869E314" w:rsidR="00DA3CD1" w:rsidRPr="00DA3CD1" w:rsidRDefault="00F74B05" w:rsidP="0018422B">
            <w:pPr>
              <w:jc w:val="both"/>
              <w:rPr>
                <w:rFonts w:ascii="Arial" w:eastAsia="Arial" w:hAnsi="Arial"/>
                <w:sz w:val="22"/>
                <w:szCs w:val="22"/>
              </w:rPr>
            </w:pPr>
            <w:r>
              <w:rPr>
                <w:rFonts w:ascii="Arial" w:eastAsia="Arial" w:hAnsi="Arial"/>
                <w:sz w:val="22"/>
                <w:szCs w:val="22"/>
              </w:rPr>
              <w:t>Rely on local contacts to provide translation services</w:t>
            </w:r>
          </w:p>
        </w:tc>
      </w:tr>
      <w:tr w:rsidR="00DA3CD1" w:rsidRPr="00DA3CD1" w14:paraId="2DEB2C2F" w14:textId="77777777" w:rsidTr="00DA3CD1">
        <w:tc>
          <w:tcPr>
            <w:tcW w:w="3116" w:type="dxa"/>
          </w:tcPr>
          <w:p w14:paraId="66E93614" w14:textId="27BF98F3" w:rsidR="00DA3CD1" w:rsidRPr="00DA3CD1" w:rsidRDefault="00F74B05" w:rsidP="0018422B">
            <w:pPr>
              <w:jc w:val="both"/>
              <w:rPr>
                <w:rFonts w:ascii="Arial" w:eastAsia="Arial" w:hAnsi="Arial"/>
                <w:sz w:val="22"/>
                <w:szCs w:val="22"/>
              </w:rPr>
            </w:pPr>
            <w:r>
              <w:rPr>
                <w:rFonts w:ascii="Arial" w:eastAsia="Arial" w:hAnsi="Arial"/>
                <w:sz w:val="22"/>
                <w:szCs w:val="22"/>
              </w:rPr>
              <w:t>Timmins-Temiskaming</w:t>
            </w:r>
          </w:p>
        </w:tc>
        <w:tc>
          <w:tcPr>
            <w:tcW w:w="3117" w:type="dxa"/>
          </w:tcPr>
          <w:p w14:paraId="591321CE" w14:textId="61D2BF42" w:rsidR="00DA3CD1" w:rsidRDefault="00F74B05" w:rsidP="0018422B">
            <w:pPr>
              <w:jc w:val="both"/>
              <w:rPr>
                <w:rFonts w:ascii="Arial" w:eastAsia="Arial" w:hAnsi="Arial"/>
                <w:sz w:val="22"/>
                <w:szCs w:val="22"/>
              </w:rPr>
            </w:pPr>
            <w:r>
              <w:rPr>
                <w:rFonts w:ascii="Arial" w:eastAsia="Arial" w:hAnsi="Arial"/>
                <w:sz w:val="22"/>
                <w:szCs w:val="22"/>
              </w:rPr>
              <w:t>Unilingual (mostly Elders, but this is increasingly rare</w:t>
            </w:r>
          </w:p>
          <w:p w14:paraId="1A08C051" w14:textId="77777777" w:rsidR="00F74B05" w:rsidRDefault="00F74B05" w:rsidP="0018422B">
            <w:pPr>
              <w:jc w:val="both"/>
              <w:rPr>
                <w:rFonts w:ascii="Arial" w:eastAsia="Arial" w:hAnsi="Arial"/>
                <w:sz w:val="22"/>
                <w:szCs w:val="22"/>
              </w:rPr>
            </w:pPr>
            <w:r>
              <w:rPr>
                <w:rFonts w:ascii="Arial" w:eastAsia="Arial" w:hAnsi="Arial"/>
                <w:sz w:val="22"/>
                <w:szCs w:val="22"/>
              </w:rPr>
              <w:t>More multilingual and bilingual individuals</w:t>
            </w:r>
          </w:p>
          <w:p w14:paraId="1BCC97ED" w14:textId="1A8AB6C9" w:rsidR="00F74B05" w:rsidRPr="00DA3CD1" w:rsidRDefault="00F74B05" w:rsidP="0018422B">
            <w:pPr>
              <w:jc w:val="both"/>
              <w:rPr>
                <w:rFonts w:ascii="Arial" w:eastAsia="Arial" w:hAnsi="Arial"/>
                <w:sz w:val="22"/>
                <w:szCs w:val="22"/>
              </w:rPr>
            </w:pPr>
            <w:r>
              <w:rPr>
                <w:rFonts w:ascii="Arial" w:eastAsia="Arial" w:hAnsi="Arial"/>
                <w:sz w:val="22"/>
                <w:szCs w:val="22"/>
              </w:rPr>
              <w:t>Many Indigenous people that speak French in Timmins and surrounding area</w:t>
            </w:r>
          </w:p>
        </w:tc>
        <w:tc>
          <w:tcPr>
            <w:tcW w:w="3117" w:type="dxa"/>
          </w:tcPr>
          <w:p w14:paraId="55FB7FE4" w14:textId="77777777" w:rsidR="00DA3CD1" w:rsidRDefault="00F74B05" w:rsidP="0018422B">
            <w:pPr>
              <w:jc w:val="both"/>
              <w:rPr>
                <w:rFonts w:ascii="Arial" w:eastAsia="Arial" w:hAnsi="Arial"/>
                <w:sz w:val="22"/>
                <w:szCs w:val="22"/>
              </w:rPr>
            </w:pPr>
            <w:r>
              <w:rPr>
                <w:rFonts w:ascii="Arial" w:eastAsia="Arial" w:hAnsi="Arial"/>
                <w:sz w:val="22"/>
                <w:szCs w:val="22"/>
              </w:rPr>
              <w:t>Clinic noted Duty to Consult requires public facing materials to be translated into Indigenous languages</w:t>
            </w:r>
          </w:p>
          <w:p w14:paraId="5C3BAB35" w14:textId="77777777" w:rsidR="00F74B05" w:rsidRDefault="00F74B05" w:rsidP="0018422B">
            <w:pPr>
              <w:jc w:val="both"/>
              <w:rPr>
                <w:rFonts w:ascii="Arial" w:eastAsia="Arial" w:hAnsi="Arial"/>
                <w:sz w:val="22"/>
                <w:szCs w:val="22"/>
              </w:rPr>
            </w:pPr>
            <w:r>
              <w:rPr>
                <w:rFonts w:ascii="Arial" w:eastAsia="Arial" w:hAnsi="Arial"/>
                <w:sz w:val="22"/>
                <w:szCs w:val="22"/>
              </w:rPr>
              <w:t>Clinic noted materials should be available in French</w:t>
            </w:r>
          </w:p>
          <w:p w14:paraId="6968105B" w14:textId="77777777" w:rsidR="00F74B05" w:rsidRDefault="00F74B05" w:rsidP="0018422B">
            <w:pPr>
              <w:jc w:val="both"/>
              <w:rPr>
                <w:rFonts w:ascii="Arial" w:eastAsia="Arial" w:hAnsi="Arial"/>
                <w:sz w:val="22"/>
                <w:szCs w:val="22"/>
              </w:rPr>
            </w:pPr>
            <w:r>
              <w:rPr>
                <w:rFonts w:ascii="Arial" w:eastAsia="Arial" w:hAnsi="Arial"/>
                <w:sz w:val="22"/>
                <w:szCs w:val="22"/>
              </w:rPr>
              <w:t>Clinic indicated notices (eviction notices, etc.) not provided in Indigenous languages</w:t>
            </w:r>
          </w:p>
          <w:p w14:paraId="29C2042D" w14:textId="77777777" w:rsidR="00F74B05" w:rsidRDefault="00F74B05" w:rsidP="0018422B">
            <w:pPr>
              <w:jc w:val="both"/>
              <w:rPr>
                <w:rFonts w:ascii="Arial" w:eastAsia="Arial" w:hAnsi="Arial"/>
                <w:sz w:val="22"/>
                <w:szCs w:val="22"/>
              </w:rPr>
            </w:pPr>
            <w:r>
              <w:rPr>
                <w:rFonts w:ascii="Arial" w:eastAsia="Arial" w:hAnsi="Arial"/>
                <w:sz w:val="22"/>
                <w:szCs w:val="22"/>
              </w:rPr>
              <w:t>Clinic noted clients may not understand the information being presented</w:t>
            </w:r>
          </w:p>
          <w:p w14:paraId="5D2418F2" w14:textId="77777777" w:rsidR="00F74B05" w:rsidRDefault="00F74B05" w:rsidP="0018422B">
            <w:pPr>
              <w:jc w:val="both"/>
              <w:rPr>
                <w:rFonts w:ascii="Arial" w:eastAsia="Arial" w:hAnsi="Arial"/>
                <w:sz w:val="22"/>
                <w:szCs w:val="22"/>
              </w:rPr>
            </w:pPr>
            <w:r>
              <w:rPr>
                <w:rFonts w:ascii="Arial" w:eastAsia="Arial" w:hAnsi="Arial"/>
                <w:sz w:val="22"/>
                <w:szCs w:val="22"/>
              </w:rPr>
              <w:t>Clinic noted MCIS Language Solutions available (high costs, would rather reach out to translators directly)</w:t>
            </w:r>
          </w:p>
          <w:p w14:paraId="2613ACCC" w14:textId="77777777" w:rsidR="00F74B05" w:rsidRDefault="00F74B05" w:rsidP="0018422B">
            <w:pPr>
              <w:jc w:val="both"/>
              <w:rPr>
                <w:rFonts w:ascii="Arial" w:eastAsia="Arial" w:hAnsi="Arial"/>
                <w:sz w:val="22"/>
                <w:szCs w:val="22"/>
              </w:rPr>
            </w:pPr>
            <w:r>
              <w:rPr>
                <w:rFonts w:ascii="Arial" w:eastAsia="Arial" w:hAnsi="Arial"/>
                <w:sz w:val="22"/>
                <w:szCs w:val="22"/>
              </w:rPr>
              <w:t>Clinic noted they do not use LAO translation services to a lack of demand</w:t>
            </w:r>
          </w:p>
          <w:p w14:paraId="72D16CFB" w14:textId="77777777" w:rsidR="00F74B05" w:rsidRDefault="00F74B05" w:rsidP="0018422B">
            <w:pPr>
              <w:jc w:val="both"/>
              <w:rPr>
                <w:rFonts w:ascii="Arial" w:eastAsia="Arial" w:hAnsi="Arial"/>
                <w:sz w:val="22"/>
                <w:szCs w:val="22"/>
              </w:rPr>
            </w:pPr>
            <w:r>
              <w:rPr>
                <w:rFonts w:ascii="Arial" w:eastAsia="Arial" w:hAnsi="Arial"/>
                <w:sz w:val="22"/>
                <w:szCs w:val="22"/>
              </w:rPr>
              <w:t>Clinic noted family / friends provide translation for clients and clients prefer this</w:t>
            </w:r>
          </w:p>
          <w:p w14:paraId="12ED1FD7" w14:textId="54C4A22B" w:rsidR="00F74B05" w:rsidRPr="00DA3CD1" w:rsidRDefault="00F74B05" w:rsidP="0018422B">
            <w:pPr>
              <w:jc w:val="both"/>
              <w:rPr>
                <w:rFonts w:ascii="Arial" w:eastAsia="Arial" w:hAnsi="Arial"/>
                <w:sz w:val="22"/>
                <w:szCs w:val="22"/>
              </w:rPr>
            </w:pPr>
            <w:r>
              <w:rPr>
                <w:rFonts w:ascii="Arial" w:eastAsia="Arial" w:hAnsi="Arial"/>
                <w:sz w:val="22"/>
                <w:szCs w:val="22"/>
              </w:rPr>
              <w:t>Client and Elders noted the importance of having official translation services available so legal jargon could be properly translated.</w:t>
            </w:r>
          </w:p>
        </w:tc>
      </w:tr>
    </w:tbl>
    <w:p w14:paraId="5A491BC5" w14:textId="77777777" w:rsidR="00DA3CD1" w:rsidRDefault="00DA3CD1" w:rsidP="0018422B">
      <w:pPr>
        <w:jc w:val="both"/>
        <w:rPr>
          <w:rFonts w:ascii="Arial" w:eastAsia="Arial" w:hAnsi="Arial"/>
          <w:sz w:val="22"/>
          <w:szCs w:val="22"/>
        </w:rPr>
      </w:pPr>
    </w:p>
    <w:p w14:paraId="147DC7B0" w14:textId="77777777" w:rsidR="00F74B05" w:rsidRDefault="00F74B05" w:rsidP="0018422B">
      <w:pPr>
        <w:jc w:val="both"/>
        <w:rPr>
          <w:rFonts w:ascii="Arial" w:eastAsia="Arial" w:hAnsi="Arial"/>
          <w:sz w:val="22"/>
          <w:szCs w:val="22"/>
        </w:rPr>
      </w:pPr>
    </w:p>
    <w:p w14:paraId="3AC72050" w14:textId="77777777" w:rsidR="00F74B05" w:rsidRPr="00F74B05" w:rsidRDefault="00F74B05" w:rsidP="00F74B05">
      <w:pPr>
        <w:spacing w:line="0" w:lineRule="atLeast"/>
        <w:ind w:left="100"/>
        <w:rPr>
          <w:rFonts w:ascii="Arial" w:eastAsia="Arial" w:hAnsi="Arial"/>
          <w:bCs/>
          <w:i/>
          <w:iCs/>
          <w:sz w:val="24"/>
          <w:u w:val="single"/>
        </w:rPr>
      </w:pPr>
      <w:r w:rsidRPr="00F74B05">
        <w:rPr>
          <w:rFonts w:ascii="Arial" w:eastAsia="Arial" w:hAnsi="Arial"/>
          <w:bCs/>
          <w:i/>
          <w:iCs/>
          <w:sz w:val="24"/>
          <w:u w:val="single"/>
        </w:rPr>
        <w:t>Incorporation of Indigenous Law and Values</w:t>
      </w:r>
    </w:p>
    <w:p w14:paraId="3E432573" w14:textId="77777777" w:rsidR="00F74B05" w:rsidRDefault="00F74B05" w:rsidP="0018422B">
      <w:pPr>
        <w:jc w:val="both"/>
        <w:rPr>
          <w:rFonts w:ascii="Arial" w:eastAsia="Arial" w:hAnsi="Arial"/>
          <w:sz w:val="22"/>
          <w:szCs w:val="22"/>
        </w:rPr>
      </w:pPr>
    </w:p>
    <w:p w14:paraId="7A7021A1" w14:textId="77777777" w:rsidR="00F74B05" w:rsidRDefault="00F74B05" w:rsidP="0018422B">
      <w:pPr>
        <w:jc w:val="both"/>
        <w:rPr>
          <w:rFonts w:ascii="Arial" w:eastAsia="Arial" w:hAnsi="Arial"/>
          <w:sz w:val="22"/>
          <w:szCs w:val="22"/>
        </w:rPr>
      </w:pPr>
    </w:p>
    <w:p w14:paraId="1C2F8AD7" w14:textId="02DEE767" w:rsidR="00F74B05" w:rsidRDefault="00F74B05" w:rsidP="00F74B05">
      <w:pPr>
        <w:ind w:left="102"/>
        <w:jc w:val="both"/>
        <w:rPr>
          <w:rFonts w:ascii="Arial" w:eastAsia="Arial" w:hAnsi="Arial"/>
          <w:sz w:val="22"/>
        </w:rPr>
      </w:pPr>
      <w:r>
        <w:rPr>
          <w:rFonts w:ascii="Arial" w:eastAsia="Arial" w:hAnsi="Arial"/>
          <w:sz w:val="22"/>
        </w:rPr>
        <w:t xml:space="preserve">Overall, a wide variety of Indigenous laws, principles, and practices were noted by the clinics; however, staff and clients noted the limitations for clinics to interact or interfere in cases governed by specific programs/laws beyond the scope of their work. Clients specifically noted </w:t>
      </w:r>
      <w:r>
        <w:rPr>
          <w:rFonts w:ascii="Arial" w:eastAsia="Arial" w:hAnsi="Arial"/>
          <w:sz w:val="22"/>
        </w:rPr>
        <w:lastRenderedPageBreak/>
        <w:t>that the physical space of an office was an indicator of whether or not cultural practices/Indigenous values are incorporated into services (i.e. availability of smudging kits, safe spaces, etc.).</w:t>
      </w:r>
    </w:p>
    <w:p w14:paraId="31F4ECDC" w14:textId="77777777" w:rsidR="00F74B05" w:rsidRDefault="00F74B05" w:rsidP="0018422B">
      <w:pPr>
        <w:jc w:val="both"/>
        <w:rPr>
          <w:rFonts w:ascii="Arial" w:eastAsia="Arial" w:hAnsi="Arial"/>
          <w:sz w:val="22"/>
          <w:szCs w:val="22"/>
        </w:rPr>
      </w:pPr>
    </w:p>
    <w:p w14:paraId="4B5283C1" w14:textId="77777777" w:rsidR="00F74B05" w:rsidRDefault="00F74B05" w:rsidP="0018422B">
      <w:pPr>
        <w:jc w:val="both"/>
        <w:rPr>
          <w:rFonts w:ascii="Arial" w:eastAsia="Arial" w:hAnsi="Arial"/>
          <w:sz w:val="22"/>
          <w:szCs w:val="22"/>
        </w:rPr>
      </w:pPr>
    </w:p>
    <w:tbl>
      <w:tblPr>
        <w:tblStyle w:val="TableGrid"/>
        <w:tblW w:w="0" w:type="auto"/>
        <w:tblLook w:val="04A0" w:firstRow="1" w:lastRow="0" w:firstColumn="1" w:lastColumn="0" w:noHBand="0" w:noVBand="1"/>
      </w:tblPr>
      <w:tblGrid>
        <w:gridCol w:w="4675"/>
        <w:gridCol w:w="4675"/>
      </w:tblGrid>
      <w:tr w:rsidR="00F74B05" w14:paraId="453F7142" w14:textId="77777777" w:rsidTr="00F74B05">
        <w:tc>
          <w:tcPr>
            <w:tcW w:w="4675" w:type="dxa"/>
          </w:tcPr>
          <w:p w14:paraId="042E0A0A" w14:textId="1A7BF83F" w:rsidR="00F74B05" w:rsidRDefault="00F74B05" w:rsidP="0018422B">
            <w:pPr>
              <w:jc w:val="both"/>
              <w:rPr>
                <w:rFonts w:ascii="Arial" w:eastAsia="Arial" w:hAnsi="Arial"/>
                <w:sz w:val="22"/>
                <w:szCs w:val="22"/>
              </w:rPr>
            </w:pPr>
            <w:r>
              <w:rPr>
                <w:rFonts w:ascii="Arial" w:eastAsia="Arial" w:hAnsi="Arial"/>
                <w:sz w:val="22"/>
                <w:szCs w:val="22"/>
              </w:rPr>
              <w:t>Community Legal Clinics</w:t>
            </w:r>
          </w:p>
        </w:tc>
        <w:tc>
          <w:tcPr>
            <w:tcW w:w="4675" w:type="dxa"/>
          </w:tcPr>
          <w:p w14:paraId="7543CDEA" w14:textId="12552EBE" w:rsidR="00F74B05" w:rsidRDefault="00F74B05" w:rsidP="0018422B">
            <w:pPr>
              <w:jc w:val="both"/>
              <w:rPr>
                <w:rFonts w:ascii="Arial" w:eastAsia="Arial" w:hAnsi="Arial"/>
                <w:sz w:val="22"/>
                <w:szCs w:val="22"/>
              </w:rPr>
            </w:pPr>
            <w:r>
              <w:rPr>
                <w:rFonts w:ascii="Arial" w:eastAsia="Arial" w:hAnsi="Arial"/>
                <w:sz w:val="22"/>
                <w:szCs w:val="22"/>
              </w:rPr>
              <w:t xml:space="preserve">What and how are Indigenous laws and culture </w:t>
            </w:r>
            <w:r w:rsidR="00871A8F">
              <w:rPr>
                <w:rFonts w:ascii="Arial" w:eastAsia="Arial" w:hAnsi="Arial"/>
                <w:sz w:val="22"/>
                <w:szCs w:val="22"/>
              </w:rPr>
              <w:t>incorporated into CLC services?</w:t>
            </w:r>
          </w:p>
        </w:tc>
      </w:tr>
      <w:tr w:rsidR="00F74B05" w14:paraId="592F9EEA" w14:textId="77777777" w:rsidTr="00F74B05">
        <w:tc>
          <w:tcPr>
            <w:tcW w:w="4675" w:type="dxa"/>
          </w:tcPr>
          <w:p w14:paraId="2DE8D681" w14:textId="60E61066" w:rsidR="00F74B05" w:rsidRDefault="00871A8F" w:rsidP="0018422B">
            <w:pPr>
              <w:jc w:val="both"/>
              <w:rPr>
                <w:rFonts w:ascii="Arial" w:eastAsia="Arial" w:hAnsi="Arial"/>
                <w:sz w:val="22"/>
                <w:szCs w:val="22"/>
              </w:rPr>
            </w:pPr>
            <w:r>
              <w:rPr>
                <w:rFonts w:ascii="Arial" w:eastAsia="Arial" w:hAnsi="Arial"/>
                <w:sz w:val="22"/>
                <w:szCs w:val="22"/>
              </w:rPr>
              <w:t xml:space="preserve">Northwest </w:t>
            </w:r>
          </w:p>
        </w:tc>
        <w:tc>
          <w:tcPr>
            <w:tcW w:w="4675" w:type="dxa"/>
          </w:tcPr>
          <w:p w14:paraId="0EFCEB2A" w14:textId="77777777" w:rsidR="00F74B05" w:rsidRDefault="00871A8F" w:rsidP="0018422B">
            <w:pPr>
              <w:jc w:val="both"/>
              <w:rPr>
                <w:rFonts w:ascii="Arial" w:eastAsia="Arial" w:hAnsi="Arial"/>
                <w:sz w:val="22"/>
                <w:szCs w:val="22"/>
              </w:rPr>
            </w:pPr>
            <w:r>
              <w:rPr>
                <w:rFonts w:ascii="Arial" w:eastAsia="Arial" w:hAnsi="Arial"/>
                <w:sz w:val="22"/>
                <w:szCs w:val="22"/>
              </w:rPr>
              <w:t>Indigenous protocols</w:t>
            </w:r>
          </w:p>
          <w:p w14:paraId="5879F16C" w14:textId="15C2B544" w:rsidR="00871A8F" w:rsidRDefault="00871A8F" w:rsidP="0018422B">
            <w:pPr>
              <w:jc w:val="both"/>
              <w:rPr>
                <w:rFonts w:ascii="Arial" w:eastAsia="Arial" w:hAnsi="Arial"/>
                <w:sz w:val="22"/>
                <w:szCs w:val="22"/>
              </w:rPr>
            </w:pPr>
            <w:r>
              <w:rPr>
                <w:rFonts w:ascii="Arial" w:eastAsia="Arial" w:hAnsi="Arial"/>
                <w:sz w:val="22"/>
                <w:szCs w:val="22"/>
              </w:rPr>
              <w:t>Awareness of cultural practices helps improve relationship in the long term</w:t>
            </w:r>
          </w:p>
        </w:tc>
      </w:tr>
      <w:tr w:rsidR="00F74B05" w14:paraId="5C2FF9E5" w14:textId="77777777" w:rsidTr="00F74B05">
        <w:tc>
          <w:tcPr>
            <w:tcW w:w="4675" w:type="dxa"/>
          </w:tcPr>
          <w:p w14:paraId="12F05951" w14:textId="0CC9F9AE" w:rsidR="00F74B05" w:rsidRDefault="00871A8F" w:rsidP="0018422B">
            <w:pPr>
              <w:jc w:val="both"/>
              <w:rPr>
                <w:rFonts w:ascii="Arial" w:eastAsia="Arial" w:hAnsi="Arial"/>
                <w:sz w:val="22"/>
                <w:szCs w:val="22"/>
              </w:rPr>
            </w:pPr>
            <w:r>
              <w:rPr>
                <w:rFonts w:ascii="Arial" w:eastAsia="Arial" w:hAnsi="Arial"/>
                <w:sz w:val="22"/>
                <w:szCs w:val="22"/>
              </w:rPr>
              <w:t>Lake Country</w:t>
            </w:r>
          </w:p>
        </w:tc>
        <w:tc>
          <w:tcPr>
            <w:tcW w:w="4675" w:type="dxa"/>
          </w:tcPr>
          <w:p w14:paraId="5F949154" w14:textId="77777777" w:rsidR="00871A8F" w:rsidRDefault="00871A8F" w:rsidP="0018422B">
            <w:pPr>
              <w:jc w:val="both"/>
              <w:rPr>
                <w:rFonts w:ascii="Arial" w:eastAsia="Arial" w:hAnsi="Arial"/>
                <w:sz w:val="22"/>
                <w:szCs w:val="22"/>
              </w:rPr>
            </w:pPr>
            <w:r>
              <w:rPr>
                <w:rFonts w:ascii="Arial" w:eastAsia="Arial" w:hAnsi="Arial"/>
                <w:sz w:val="22"/>
                <w:szCs w:val="22"/>
              </w:rPr>
              <w:t>Clinic highlighted various forms of Indigenous laws/practices, including FN Council By-Laws, talking circles, etc.</w:t>
            </w:r>
          </w:p>
          <w:p w14:paraId="299F37E4" w14:textId="42AB3D0A" w:rsidR="00871A8F" w:rsidRDefault="00871A8F" w:rsidP="0018422B">
            <w:pPr>
              <w:jc w:val="both"/>
              <w:rPr>
                <w:rFonts w:ascii="Arial" w:eastAsia="Arial" w:hAnsi="Arial"/>
                <w:sz w:val="22"/>
                <w:szCs w:val="22"/>
              </w:rPr>
            </w:pPr>
            <w:r>
              <w:rPr>
                <w:rFonts w:ascii="Arial" w:eastAsia="Arial" w:hAnsi="Arial"/>
                <w:sz w:val="22"/>
                <w:szCs w:val="22"/>
              </w:rPr>
              <w:t>Clients noted how deep-rooted issues and a lack of understanding of such issues lead to service gaps (i.e. racism, colonialism, mental health, etc.)</w:t>
            </w:r>
          </w:p>
        </w:tc>
      </w:tr>
      <w:tr w:rsidR="00F74B05" w14:paraId="62D7B253" w14:textId="77777777" w:rsidTr="00F74B05">
        <w:tc>
          <w:tcPr>
            <w:tcW w:w="4675" w:type="dxa"/>
          </w:tcPr>
          <w:p w14:paraId="3792BEC0" w14:textId="05729D81" w:rsidR="00F74B05" w:rsidRDefault="00871A8F" w:rsidP="0018422B">
            <w:pPr>
              <w:jc w:val="both"/>
              <w:rPr>
                <w:rFonts w:ascii="Arial" w:eastAsia="Arial" w:hAnsi="Arial"/>
                <w:sz w:val="22"/>
                <w:szCs w:val="22"/>
              </w:rPr>
            </w:pPr>
            <w:proofErr w:type="spellStart"/>
            <w:r>
              <w:rPr>
                <w:rFonts w:ascii="Arial" w:eastAsia="Arial" w:hAnsi="Arial"/>
                <w:sz w:val="22"/>
                <w:szCs w:val="22"/>
              </w:rPr>
              <w:t>Kinna-Aweya</w:t>
            </w:r>
            <w:proofErr w:type="spellEnd"/>
          </w:p>
        </w:tc>
        <w:tc>
          <w:tcPr>
            <w:tcW w:w="4675" w:type="dxa"/>
          </w:tcPr>
          <w:p w14:paraId="049CF43B" w14:textId="77777777" w:rsidR="00F74B05" w:rsidRDefault="00871A8F" w:rsidP="0018422B">
            <w:pPr>
              <w:jc w:val="both"/>
              <w:rPr>
                <w:rFonts w:ascii="Arial" w:eastAsia="Arial" w:hAnsi="Arial"/>
                <w:sz w:val="22"/>
                <w:szCs w:val="22"/>
              </w:rPr>
            </w:pPr>
            <w:r>
              <w:rPr>
                <w:rFonts w:ascii="Arial" w:eastAsia="Arial" w:hAnsi="Arial"/>
                <w:sz w:val="22"/>
                <w:szCs w:val="22"/>
              </w:rPr>
              <w:t xml:space="preserve">Clinic noted restorative </w:t>
            </w:r>
            <w:r w:rsidR="008F7836">
              <w:rPr>
                <w:rFonts w:ascii="Arial" w:eastAsia="Arial" w:hAnsi="Arial"/>
                <w:sz w:val="22"/>
                <w:szCs w:val="22"/>
              </w:rPr>
              <w:t>justice law, self-governance, Elder teaching, cultural services</w:t>
            </w:r>
          </w:p>
          <w:p w14:paraId="13ACAF8F" w14:textId="2F5184D4" w:rsidR="008F7836" w:rsidRDefault="008F7836" w:rsidP="0018422B">
            <w:pPr>
              <w:jc w:val="both"/>
              <w:rPr>
                <w:rFonts w:ascii="Arial" w:eastAsia="Arial" w:hAnsi="Arial"/>
                <w:sz w:val="22"/>
                <w:szCs w:val="22"/>
              </w:rPr>
            </w:pPr>
            <w:r>
              <w:rPr>
                <w:rFonts w:ascii="Arial" w:eastAsia="Arial" w:hAnsi="Arial"/>
                <w:sz w:val="22"/>
                <w:szCs w:val="22"/>
              </w:rPr>
              <w:t xml:space="preserve">Clients noted that the clinic environment features </w:t>
            </w:r>
            <w:r w:rsidR="00561C8E">
              <w:rPr>
                <w:rFonts w:ascii="Arial" w:eastAsia="Arial" w:hAnsi="Arial"/>
                <w:sz w:val="22"/>
                <w:szCs w:val="22"/>
              </w:rPr>
              <w:t xml:space="preserve">pictures, cultural symbols, art, colours, and items (i.e. smudging kits, drums) </w:t>
            </w:r>
          </w:p>
        </w:tc>
      </w:tr>
      <w:tr w:rsidR="00F74B05" w14:paraId="3ED7240D" w14:textId="77777777" w:rsidTr="00F74B05">
        <w:tc>
          <w:tcPr>
            <w:tcW w:w="4675" w:type="dxa"/>
          </w:tcPr>
          <w:p w14:paraId="07E10EE5" w14:textId="3E568BC9" w:rsidR="00F74B05" w:rsidRDefault="00561C8E" w:rsidP="0018422B">
            <w:pPr>
              <w:jc w:val="both"/>
              <w:rPr>
                <w:rFonts w:ascii="Arial" w:eastAsia="Arial" w:hAnsi="Arial"/>
                <w:sz w:val="22"/>
                <w:szCs w:val="22"/>
              </w:rPr>
            </w:pPr>
            <w:r>
              <w:rPr>
                <w:rFonts w:ascii="Arial" w:eastAsia="Arial" w:hAnsi="Arial"/>
                <w:sz w:val="22"/>
                <w:szCs w:val="22"/>
              </w:rPr>
              <w:t>Sudbury</w:t>
            </w:r>
          </w:p>
        </w:tc>
        <w:tc>
          <w:tcPr>
            <w:tcW w:w="4675" w:type="dxa"/>
          </w:tcPr>
          <w:p w14:paraId="60051A84" w14:textId="10996EF4" w:rsidR="00F74B05" w:rsidRDefault="00561C8E" w:rsidP="0018422B">
            <w:pPr>
              <w:jc w:val="both"/>
              <w:rPr>
                <w:rFonts w:ascii="Arial" w:eastAsia="Arial" w:hAnsi="Arial"/>
                <w:sz w:val="22"/>
                <w:szCs w:val="22"/>
              </w:rPr>
            </w:pPr>
            <w:r>
              <w:rPr>
                <w:rFonts w:ascii="Arial" w:eastAsia="Arial" w:hAnsi="Arial"/>
                <w:sz w:val="22"/>
                <w:szCs w:val="22"/>
              </w:rPr>
              <w:t>Land management code, self-governance, matrimonial interests/rights act</w:t>
            </w:r>
          </w:p>
        </w:tc>
      </w:tr>
      <w:tr w:rsidR="00F74B05" w14:paraId="37D83291" w14:textId="77777777" w:rsidTr="00F74B05">
        <w:tc>
          <w:tcPr>
            <w:tcW w:w="4675" w:type="dxa"/>
          </w:tcPr>
          <w:p w14:paraId="5E8EE85A" w14:textId="4F40C310" w:rsidR="00F74B05" w:rsidRDefault="00561C8E" w:rsidP="0018422B">
            <w:pPr>
              <w:jc w:val="both"/>
              <w:rPr>
                <w:rFonts w:ascii="Arial" w:eastAsia="Arial" w:hAnsi="Arial"/>
                <w:sz w:val="22"/>
                <w:szCs w:val="22"/>
              </w:rPr>
            </w:pPr>
            <w:r>
              <w:rPr>
                <w:rFonts w:ascii="Arial" w:eastAsia="Arial" w:hAnsi="Arial"/>
                <w:sz w:val="22"/>
                <w:szCs w:val="22"/>
              </w:rPr>
              <w:t>Manitoulin</w:t>
            </w:r>
          </w:p>
        </w:tc>
        <w:tc>
          <w:tcPr>
            <w:tcW w:w="4675" w:type="dxa"/>
          </w:tcPr>
          <w:p w14:paraId="564CADD8" w14:textId="77777777" w:rsidR="00F74B05" w:rsidRDefault="00561C8E" w:rsidP="0018422B">
            <w:pPr>
              <w:jc w:val="both"/>
              <w:rPr>
                <w:rFonts w:ascii="Arial" w:eastAsia="Arial" w:hAnsi="Arial"/>
                <w:sz w:val="22"/>
                <w:szCs w:val="22"/>
              </w:rPr>
            </w:pPr>
            <w:r>
              <w:rPr>
                <w:rFonts w:ascii="Arial" w:eastAsia="Arial" w:hAnsi="Arial"/>
                <w:sz w:val="22"/>
                <w:szCs w:val="22"/>
              </w:rPr>
              <w:t>Awareness of some Elders’ teachings</w:t>
            </w:r>
          </w:p>
          <w:p w14:paraId="4B8E1F19" w14:textId="77777777" w:rsidR="00561C8E" w:rsidRDefault="00561C8E" w:rsidP="0018422B">
            <w:pPr>
              <w:jc w:val="both"/>
              <w:rPr>
                <w:rFonts w:ascii="Arial" w:eastAsia="Arial" w:hAnsi="Arial"/>
                <w:sz w:val="22"/>
                <w:szCs w:val="22"/>
              </w:rPr>
            </w:pPr>
            <w:r>
              <w:rPr>
                <w:rFonts w:ascii="Arial" w:eastAsia="Arial" w:hAnsi="Arial"/>
                <w:sz w:val="22"/>
                <w:szCs w:val="22"/>
              </w:rPr>
              <w:t xml:space="preserve">Aboriginal justice programs on Manitoulin (family law and housing), </w:t>
            </w:r>
          </w:p>
          <w:p w14:paraId="2B74B889" w14:textId="0B26CBCA" w:rsidR="00561C8E" w:rsidRDefault="00561C8E" w:rsidP="0018422B">
            <w:pPr>
              <w:jc w:val="both"/>
              <w:rPr>
                <w:rFonts w:ascii="Arial" w:eastAsia="Arial" w:hAnsi="Arial"/>
                <w:sz w:val="22"/>
                <w:szCs w:val="22"/>
              </w:rPr>
            </w:pPr>
            <w:r>
              <w:rPr>
                <w:rFonts w:ascii="Arial" w:eastAsia="Arial" w:hAnsi="Arial"/>
                <w:sz w:val="22"/>
                <w:szCs w:val="22"/>
              </w:rPr>
              <w:t>Clinic aware of gaps in law school education and culturally insensitive practices or adjudicators</w:t>
            </w:r>
          </w:p>
        </w:tc>
      </w:tr>
      <w:tr w:rsidR="00F74B05" w14:paraId="6FF6C8A9" w14:textId="77777777" w:rsidTr="00F74B05">
        <w:tc>
          <w:tcPr>
            <w:tcW w:w="4675" w:type="dxa"/>
          </w:tcPr>
          <w:p w14:paraId="7C18B37F" w14:textId="5A53E0F0" w:rsidR="00F74B05" w:rsidRDefault="00561C8E" w:rsidP="0018422B">
            <w:pPr>
              <w:jc w:val="both"/>
              <w:rPr>
                <w:rFonts w:ascii="Arial" w:eastAsia="Arial" w:hAnsi="Arial"/>
                <w:sz w:val="22"/>
                <w:szCs w:val="22"/>
              </w:rPr>
            </w:pPr>
            <w:r>
              <w:rPr>
                <w:rFonts w:ascii="Arial" w:eastAsia="Arial" w:hAnsi="Arial"/>
                <w:sz w:val="22"/>
                <w:szCs w:val="22"/>
              </w:rPr>
              <w:t>Nipissing</w:t>
            </w:r>
          </w:p>
        </w:tc>
        <w:tc>
          <w:tcPr>
            <w:tcW w:w="4675" w:type="dxa"/>
          </w:tcPr>
          <w:p w14:paraId="5AAB12A2" w14:textId="3AC2A31E" w:rsidR="00F74B05" w:rsidRDefault="00561C8E" w:rsidP="0018422B">
            <w:pPr>
              <w:jc w:val="both"/>
              <w:rPr>
                <w:rFonts w:ascii="Arial" w:eastAsia="Arial" w:hAnsi="Arial"/>
                <w:sz w:val="22"/>
                <w:szCs w:val="22"/>
              </w:rPr>
            </w:pPr>
            <w:r>
              <w:rPr>
                <w:rFonts w:ascii="Arial" w:eastAsia="Arial" w:hAnsi="Arial"/>
                <w:sz w:val="22"/>
                <w:szCs w:val="22"/>
              </w:rPr>
              <w:t>Nipissing First Nation by-laws</w:t>
            </w:r>
          </w:p>
        </w:tc>
      </w:tr>
      <w:tr w:rsidR="00F74B05" w14:paraId="5E7EE9E7" w14:textId="77777777" w:rsidTr="00F74B05">
        <w:tc>
          <w:tcPr>
            <w:tcW w:w="4675" w:type="dxa"/>
          </w:tcPr>
          <w:p w14:paraId="697CE63D" w14:textId="66FE3D24" w:rsidR="00F74B05" w:rsidRDefault="00561C8E" w:rsidP="0018422B">
            <w:pPr>
              <w:jc w:val="both"/>
              <w:rPr>
                <w:rFonts w:ascii="Arial" w:eastAsia="Arial" w:hAnsi="Arial"/>
                <w:sz w:val="22"/>
                <w:szCs w:val="22"/>
              </w:rPr>
            </w:pPr>
            <w:r>
              <w:rPr>
                <w:rFonts w:ascii="Arial" w:eastAsia="Arial" w:hAnsi="Arial"/>
                <w:sz w:val="22"/>
                <w:szCs w:val="22"/>
              </w:rPr>
              <w:t>Timmins-Temiskaming</w:t>
            </w:r>
          </w:p>
        </w:tc>
        <w:tc>
          <w:tcPr>
            <w:tcW w:w="4675" w:type="dxa"/>
          </w:tcPr>
          <w:p w14:paraId="088B911C" w14:textId="77777777" w:rsidR="00F74B05" w:rsidRDefault="00561C8E" w:rsidP="0018422B">
            <w:pPr>
              <w:jc w:val="both"/>
              <w:rPr>
                <w:rFonts w:ascii="Arial" w:eastAsia="Arial" w:hAnsi="Arial"/>
                <w:sz w:val="22"/>
                <w:szCs w:val="22"/>
              </w:rPr>
            </w:pPr>
            <w:r>
              <w:rPr>
                <w:rFonts w:ascii="Arial" w:eastAsia="Arial" w:hAnsi="Arial"/>
                <w:sz w:val="22"/>
                <w:szCs w:val="22"/>
              </w:rPr>
              <w:t>Clinic noted that the clinic environment features pictures, cultural symbols, items (i.e. smudging kits, medicine wheels, map of traditional territories</w:t>
            </w:r>
          </w:p>
          <w:p w14:paraId="5C8D316B" w14:textId="77777777" w:rsidR="00561C8E" w:rsidRDefault="00561C8E" w:rsidP="0018422B">
            <w:pPr>
              <w:jc w:val="both"/>
              <w:rPr>
                <w:rFonts w:ascii="Arial" w:eastAsia="Arial" w:hAnsi="Arial"/>
                <w:sz w:val="22"/>
                <w:szCs w:val="22"/>
              </w:rPr>
            </w:pPr>
            <w:r>
              <w:rPr>
                <w:rFonts w:ascii="Arial" w:eastAsia="Arial" w:hAnsi="Arial"/>
                <w:sz w:val="22"/>
                <w:szCs w:val="22"/>
              </w:rPr>
              <w:t xml:space="preserve">Clinic noted the Land Acknowledgement of Public Legal Education session and importance of Land Acknowledgement </w:t>
            </w:r>
          </w:p>
          <w:p w14:paraId="0D05FEDD" w14:textId="77777777" w:rsidR="00561C8E" w:rsidRDefault="00561C8E" w:rsidP="0018422B">
            <w:pPr>
              <w:jc w:val="both"/>
              <w:rPr>
                <w:rFonts w:ascii="Arial" w:eastAsia="Arial" w:hAnsi="Arial"/>
                <w:sz w:val="22"/>
                <w:szCs w:val="22"/>
              </w:rPr>
            </w:pPr>
            <w:r>
              <w:rPr>
                <w:rFonts w:ascii="Arial" w:eastAsia="Arial" w:hAnsi="Arial"/>
                <w:sz w:val="22"/>
                <w:szCs w:val="22"/>
              </w:rPr>
              <w:t>Clinic noted budget limitations as barrier to making additional changes to office</w:t>
            </w:r>
          </w:p>
          <w:p w14:paraId="24B65F24" w14:textId="77777777" w:rsidR="00561C8E" w:rsidRDefault="00561C8E" w:rsidP="0018422B">
            <w:pPr>
              <w:jc w:val="both"/>
              <w:rPr>
                <w:rFonts w:ascii="Arial" w:eastAsia="Arial" w:hAnsi="Arial"/>
                <w:sz w:val="22"/>
                <w:szCs w:val="22"/>
              </w:rPr>
            </w:pPr>
            <w:r>
              <w:rPr>
                <w:rFonts w:ascii="Arial" w:eastAsia="Arial" w:hAnsi="Arial"/>
                <w:sz w:val="22"/>
                <w:szCs w:val="22"/>
              </w:rPr>
              <w:t>Clinic highlighted importance empathetic approach</w:t>
            </w:r>
          </w:p>
          <w:p w14:paraId="06A01DBA" w14:textId="77777777" w:rsidR="00561C8E" w:rsidRDefault="00561C8E" w:rsidP="0018422B">
            <w:pPr>
              <w:jc w:val="both"/>
              <w:rPr>
                <w:rFonts w:ascii="Arial" w:eastAsia="Arial" w:hAnsi="Arial"/>
                <w:sz w:val="22"/>
                <w:szCs w:val="22"/>
              </w:rPr>
            </w:pPr>
            <w:r>
              <w:rPr>
                <w:rFonts w:ascii="Arial" w:eastAsia="Arial" w:hAnsi="Arial"/>
                <w:sz w:val="22"/>
                <w:szCs w:val="22"/>
              </w:rPr>
              <w:t>Clients and Elders noted the need for culturally appropriate services</w:t>
            </w:r>
          </w:p>
          <w:p w14:paraId="7799B342" w14:textId="6321E743" w:rsidR="00561C8E" w:rsidRDefault="00561C8E" w:rsidP="0018422B">
            <w:pPr>
              <w:jc w:val="both"/>
              <w:rPr>
                <w:rFonts w:ascii="Arial" w:eastAsia="Arial" w:hAnsi="Arial"/>
                <w:sz w:val="22"/>
                <w:szCs w:val="22"/>
              </w:rPr>
            </w:pPr>
            <w:r>
              <w:rPr>
                <w:rFonts w:ascii="Arial" w:eastAsia="Arial" w:hAnsi="Arial"/>
                <w:sz w:val="22"/>
                <w:szCs w:val="22"/>
              </w:rPr>
              <w:t>Clients and Elders indicated desire to have Indigenous dedicated case workers</w:t>
            </w:r>
          </w:p>
        </w:tc>
      </w:tr>
    </w:tbl>
    <w:p w14:paraId="78EAC4FF" w14:textId="77777777" w:rsidR="00F74B05" w:rsidRDefault="00F74B05" w:rsidP="0018422B">
      <w:pPr>
        <w:jc w:val="both"/>
        <w:rPr>
          <w:rFonts w:ascii="Arial" w:eastAsia="Arial" w:hAnsi="Arial"/>
          <w:sz w:val="22"/>
          <w:szCs w:val="22"/>
        </w:rPr>
      </w:pPr>
    </w:p>
    <w:p w14:paraId="7A4F8F30" w14:textId="77777777" w:rsidR="00561C8E" w:rsidRDefault="00561C8E" w:rsidP="0018422B">
      <w:pPr>
        <w:jc w:val="both"/>
        <w:rPr>
          <w:rFonts w:ascii="Arial" w:eastAsia="Arial" w:hAnsi="Arial"/>
          <w:sz w:val="22"/>
          <w:szCs w:val="22"/>
        </w:rPr>
      </w:pPr>
    </w:p>
    <w:p w14:paraId="7021F975" w14:textId="77777777" w:rsidR="00561C8E" w:rsidRDefault="00561C8E" w:rsidP="00561C8E">
      <w:pPr>
        <w:spacing w:line="381" w:lineRule="exact"/>
        <w:rPr>
          <w:rFonts w:ascii="Times New Roman" w:eastAsia="Times New Roman" w:hAnsi="Times New Roman"/>
        </w:rPr>
      </w:pPr>
    </w:p>
    <w:p w14:paraId="626C01C0" w14:textId="77777777" w:rsidR="00561C8E" w:rsidRPr="00561C8E" w:rsidRDefault="00561C8E" w:rsidP="00561C8E">
      <w:pPr>
        <w:spacing w:line="0" w:lineRule="atLeast"/>
        <w:rPr>
          <w:rFonts w:ascii="Arial" w:eastAsia="Arial" w:hAnsi="Arial"/>
          <w:bCs/>
          <w:i/>
          <w:iCs/>
          <w:sz w:val="24"/>
          <w:u w:val="single"/>
        </w:rPr>
      </w:pPr>
      <w:r w:rsidRPr="00561C8E">
        <w:rPr>
          <w:rFonts w:ascii="Arial" w:eastAsia="Arial" w:hAnsi="Arial"/>
          <w:bCs/>
          <w:i/>
          <w:iCs/>
          <w:sz w:val="24"/>
          <w:u w:val="single"/>
        </w:rPr>
        <w:t>Wise practices</w:t>
      </w:r>
    </w:p>
    <w:p w14:paraId="648C1384" w14:textId="77777777" w:rsidR="00561C8E" w:rsidRDefault="00561C8E" w:rsidP="00561C8E">
      <w:pPr>
        <w:spacing w:line="364" w:lineRule="exact"/>
        <w:rPr>
          <w:rFonts w:ascii="Times New Roman" w:eastAsia="Times New Roman" w:hAnsi="Times New Roman"/>
        </w:rPr>
      </w:pPr>
    </w:p>
    <w:p w14:paraId="6CD596F4" w14:textId="77777777" w:rsidR="00561C8E" w:rsidRDefault="00561C8E" w:rsidP="00561C8E">
      <w:pPr>
        <w:ind w:right="23"/>
        <w:rPr>
          <w:rFonts w:ascii="Arial" w:eastAsia="Arial" w:hAnsi="Arial"/>
          <w:sz w:val="22"/>
        </w:rPr>
      </w:pPr>
      <w:r>
        <w:rPr>
          <w:rFonts w:ascii="Arial" w:eastAsia="Arial" w:hAnsi="Arial"/>
          <w:sz w:val="22"/>
        </w:rPr>
        <w:t>Responses from clinics and clients regarding wise practices that are being implemented or should be implemented can be categorized into two main themes:</w:t>
      </w:r>
    </w:p>
    <w:p w14:paraId="590CECF9" w14:textId="77777777" w:rsidR="00561C8E" w:rsidRDefault="00561C8E" w:rsidP="00561C8E">
      <w:pPr>
        <w:spacing w:line="214" w:lineRule="exact"/>
        <w:rPr>
          <w:rFonts w:ascii="Times New Roman" w:eastAsia="Times New Roman" w:hAnsi="Times New Roman"/>
        </w:rPr>
      </w:pPr>
    </w:p>
    <w:p w14:paraId="5FEC00AB" w14:textId="77777777" w:rsidR="00561C8E" w:rsidRDefault="00561C8E" w:rsidP="00561C8E">
      <w:pPr>
        <w:numPr>
          <w:ilvl w:val="0"/>
          <w:numId w:val="12"/>
        </w:numPr>
        <w:tabs>
          <w:tab w:val="left" w:pos="720"/>
        </w:tabs>
        <w:spacing w:line="0" w:lineRule="atLeast"/>
        <w:ind w:left="720" w:hanging="358"/>
        <w:rPr>
          <w:rFonts w:ascii="Arial" w:eastAsia="Arial" w:hAnsi="Arial"/>
          <w:sz w:val="22"/>
        </w:rPr>
      </w:pPr>
      <w:r>
        <w:rPr>
          <w:rFonts w:ascii="Arial" w:eastAsia="Arial" w:hAnsi="Arial"/>
          <w:sz w:val="22"/>
        </w:rPr>
        <w:t>The space in which services are provided</w:t>
      </w:r>
    </w:p>
    <w:p w14:paraId="7BE295C1" w14:textId="77777777" w:rsidR="00561C8E" w:rsidRDefault="00561C8E" w:rsidP="00561C8E">
      <w:pPr>
        <w:spacing w:line="47" w:lineRule="exact"/>
        <w:rPr>
          <w:rFonts w:ascii="Arial" w:eastAsia="Arial" w:hAnsi="Arial"/>
          <w:sz w:val="22"/>
        </w:rPr>
      </w:pPr>
    </w:p>
    <w:p w14:paraId="3E98140F" w14:textId="77777777" w:rsidR="00561C8E" w:rsidRDefault="00561C8E" w:rsidP="00561C8E">
      <w:pPr>
        <w:numPr>
          <w:ilvl w:val="0"/>
          <w:numId w:val="12"/>
        </w:numPr>
        <w:tabs>
          <w:tab w:val="left" w:pos="720"/>
        </w:tabs>
        <w:spacing w:line="0" w:lineRule="atLeast"/>
        <w:ind w:left="720" w:hanging="358"/>
        <w:rPr>
          <w:rFonts w:ascii="Arial" w:eastAsia="Arial" w:hAnsi="Arial"/>
          <w:sz w:val="22"/>
        </w:rPr>
      </w:pPr>
      <w:r>
        <w:rPr>
          <w:rFonts w:ascii="Arial" w:eastAsia="Arial" w:hAnsi="Arial"/>
          <w:sz w:val="22"/>
        </w:rPr>
        <w:t>How services are provided</w:t>
      </w:r>
    </w:p>
    <w:p w14:paraId="6B466288" w14:textId="77777777" w:rsidR="00561C8E" w:rsidRDefault="00561C8E" w:rsidP="00561C8E">
      <w:pPr>
        <w:spacing w:line="348" w:lineRule="exact"/>
        <w:rPr>
          <w:rFonts w:ascii="Times New Roman" w:eastAsia="Times New Roman" w:hAnsi="Times New Roman"/>
        </w:rPr>
      </w:pPr>
    </w:p>
    <w:p w14:paraId="063EE881" w14:textId="6F8E3CA5" w:rsidR="00561C8E" w:rsidRDefault="00617B75" w:rsidP="00561C8E">
      <w:pPr>
        <w:jc w:val="both"/>
        <w:rPr>
          <w:rFonts w:ascii="Arial" w:eastAsia="Arial" w:hAnsi="Arial"/>
          <w:sz w:val="22"/>
        </w:rPr>
      </w:pPr>
      <w:r>
        <w:rPr>
          <w:rFonts w:ascii="Arial" w:eastAsia="Arial" w:hAnsi="Arial"/>
          <w:sz w:val="22"/>
        </w:rPr>
        <w:t xml:space="preserve">Similar </w:t>
      </w:r>
      <w:r w:rsidR="00561C8E">
        <w:rPr>
          <w:rFonts w:ascii="Arial" w:eastAsia="Arial" w:hAnsi="Arial"/>
          <w:sz w:val="22"/>
        </w:rPr>
        <w:t>to the responses regarding the incorporation of Indigenous values, the physical design of community legal clinics plays a key role in the accessibility of safe, culturally appropriate, and welcoming services. While minor changes such as incorporating Indigenous art into the office or using more welcoming paint colours on the walls were raised, more significant changes were also noted. Clients specifically mentioned that the very location of a clinic can be difficult to access. For example, clinics situated within larger office complexes or buildings can be more daunting to locate or access. Several clients also noted that bulletproof glass, or a “protection wall” in the intake room was not welcoming and could be triggering. A word frequently used to describe the unwelcomed physical qualities of an office was “institutional”. There was a shared desire among clients for legal clinics to adopt a more open, empathic, and friendly office design that did not perpetuate the problematic and demoralizing power dynamics that Indigenous clients face when accessing public services.</w:t>
      </w:r>
    </w:p>
    <w:p w14:paraId="366A6253" w14:textId="77777777" w:rsidR="00561C8E" w:rsidRDefault="00561C8E" w:rsidP="00561C8E">
      <w:pPr>
        <w:jc w:val="both"/>
        <w:rPr>
          <w:rFonts w:ascii="Times New Roman" w:eastAsia="Times New Roman" w:hAnsi="Times New Roman"/>
        </w:rPr>
      </w:pPr>
    </w:p>
    <w:p w14:paraId="2A4ACC3E" w14:textId="77777777" w:rsidR="00561C8E" w:rsidRDefault="00561C8E" w:rsidP="00561C8E">
      <w:pPr>
        <w:jc w:val="both"/>
        <w:rPr>
          <w:rFonts w:ascii="Times New Roman" w:eastAsia="Times New Roman" w:hAnsi="Times New Roman"/>
        </w:rPr>
      </w:pPr>
    </w:p>
    <w:p w14:paraId="128A21F2" w14:textId="11F5D413" w:rsidR="00561C8E" w:rsidRDefault="00561C8E" w:rsidP="00561C8E">
      <w:pPr>
        <w:ind w:right="20"/>
        <w:jc w:val="both"/>
        <w:rPr>
          <w:rFonts w:ascii="Arial" w:eastAsia="Arial" w:hAnsi="Arial"/>
          <w:sz w:val="22"/>
        </w:rPr>
      </w:pPr>
      <w:r>
        <w:rPr>
          <w:rFonts w:ascii="Arial" w:eastAsia="Arial" w:hAnsi="Arial"/>
          <w:sz w:val="22"/>
        </w:rPr>
        <w:t>Addressing this power dynamic also extends to how staff present themselves to clients. The majority of clinics noted that their staff wear “casual” attire as this is more appropriate for the setting and creates a more welcoming dynamic between them and clients. Clients also noted and appreciated these efforts with some suggesting that when dealing with non-Indigenous staff it is comforting to see them wearing Indigenous jewelry.</w:t>
      </w:r>
    </w:p>
    <w:p w14:paraId="5844F5F6" w14:textId="77777777" w:rsidR="00561C8E" w:rsidRDefault="00561C8E" w:rsidP="00561C8E">
      <w:pPr>
        <w:jc w:val="both"/>
        <w:rPr>
          <w:rFonts w:ascii="Times New Roman" w:eastAsia="Times New Roman" w:hAnsi="Times New Roman"/>
        </w:rPr>
      </w:pPr>
    </w:p>
    <w:p w14:paraId="689CCF48" w14:textId="77777777" w:rsidR="00561C8E" w:rsidRDefault="00561C8E" w:rsidP="00561C8E">
      <w:pPr>
        <w:ind w:right="20"/>
        <w:jc w:val="both"/>
        <w:rPr>
          <w:rFonts w:ascii="Arial" w:eastAsia="Arial" w:hAnsi="Arial"/>
          <w:sz w:val="22"/>
        </w:rPr>
      </w:pPr>
      <w:r>
        <w:rPr>
          <w:rFonts w:ascii="Arial" w:eastAsia="Arial" w:hAnsi="Arial"/>
          <w:sz w:val="22"/>
        </w:rPr>
        <w:t>Client responses highlighted an overarching theme of services being provided with empathy and understanding and changes to the physical space of a clinic will in turn impact how services are offered. For example, the removal of glass between intake staff and new clients creates a more equal dynamic and encourages mutual trust and respect. Additionally, having trauma-informed intake processes and services was noted as a critical way to improve the provision of services and ensure clients can seek help in a safe environment.</w:t>
      </w:r>
    </w:p>
    <w:p w14:paraId="62C8F317" w14:textId="77777777" w:rsidR="00561C8E" w:rsidRDefault="00561C8E" w:rsidP="00561C8E">
      <w:pPr>
        <w:jc w:val="both"/>
        <w:rPr>
          <w:rFonts w:ascii="Times New Roman" w:eastAsia="Times New Roman" w:hAnsi="Times New Roman"/>
        </w:rPr>
      </w:pPr>
    </w:p>
    <w:p w14:paraId="5222B5D0" w14:textId="4BD485F2" w:rsidR="00561C8E" w:rsidRDefault="00561C8E" w:rsidP="00561C8E">
      <w:pPr>
        <w:jc w:val="both"/>
        <w:rPr>
          <w:rFonts w:ascii="Arial" w:eastAsia="Arial" w:hAnsi="Arial"/>
          <w:sz w:val="22"/>
        </w:rPr>
      </w:pPr>
      <w:r>
        <w:rPr>
          <w:rFonts w:ascii="Arial" w:eastAsia="Arial" w:hAnsi="Arial"/>
          <w:sz w:val="22"/>
        </w:rPr>
        <w:t xml:space="preserve">Taking more time was noted as a way to improve how services are provided </w:t>
      </w:r>
      <w:r w:rsidR="00741501">
        <w:rPr>
          <w:rFonts w:ascii="Arial" w:eastAsia="Arial" w:hAnsi="Arial"/>
          <w:sz w:val="22"/>
        </w:rPr>
        <w:t>to</w:t>
      </w:r>
      <w:r>
        <w:rPr>
          <w:rFonts w:ascii="Arial" w:eastAsia="Arial" w:hAnsi="Arial"/>
          <w:sz w:val="22"/>
        </w:rPr>
        <w:t xml:space="preserve"> clients citing specific examples of when clinic staff did not rush them to get through their appointment, took additional time to explain how processes worked and what their options were and created an overall atmosphere where the client felt they were the priority. This type of open and patient communication will help build trust amongst clinics and communities.</w:t>
      </w:r>
    </w:p>
    <w:p w14:paraId="64F6EE54" w14:textId="77777777" w:rsidR="00561C8E" w:rsidRDefault="00561C8E" w:rsidP="0018422B">
      <w:pPr>
        <w:jc w:val="both"/>
        <w:rPr>
          <w:rFonts w:ascii="Arial" w:eastAsia="Arial" w:hAnsi="Arial"/>
          <w:sz w:val="22"/>
          <w:szCs w:val="22"/>
        </w:rPr>
      </w:pPr>
    </w:p>
    <w:p w14:paraId="38143964" w14:textId="64376F80" w:rsidR="00741501" w:rsidRDefault="00741501" w:rsidP="0018422B">
      <w:pPr>
        <w:jc w:val="both"/>
        <w:rPr>
          <w:rFonts w:ascii="Arial" w:eastAsia="Arial" w:hAnsi="Arial"/>
          <w:sz w:val="22"/>
        </w:rPr>
      </w:pPr>
      <w:r>
        <w:rPr>
          <w:rFonts w:ascii="Arial" w:eastAsia="Arial" w:hAnsi="Arial"/>
          <w:sz w:val="22"/>
        </w:rPr>
        <w:t xml:space="preserve">Lastly, clients noted a need for clinics to increase their engagement with communities both in formal and informal ways. For example, a weekly or monthly newsletter with relevant updates for clients would increase transparency and help strengthen ongoing and open lines of communication. Alternatively, clinic staff participating in or hosting local events such as powwows, BBQ’s, holiday events, etc. was noted by clients as a good way for clinics to build their relationship with the community as a whole. </w:t>
      </w:r>
    </w:p>
    <w:p w14:paraId="4549435F" w14:textId="77777777" w:rsidR="00741501" w:rsidRDefault="00741501" w:rsidP="0018422B">
      <w:pPr>
        <w:jc w:val="both"/>
        <w:rPr>
          <w:rFonts w:ascii="Arial" w:eastAsia="Arial" w:hAnsi="Arial"/>
          <w:sz w:val="22"/>
        </w:rPr>
      </w:pPr>
    </w:p>
    <w:tbl>
      <w:tblPr>
        <w:tblStyle w:val="TableGrid"/>
        <w:tblW w:w="0" w:type="auto"/>
        <w:tblLook w:val="04A0" w:firstRow="1" w:lastRow="0" w:firstColumn="1" w:lastColumn="0" w:noHBand="0" w:noVBand="1"/>
      </w:tblPr>
      <w:tblGrid>
        <w:gridCol w:w="2547"/>
        <w:gridCol w:w="6803"/>
      </w:tblGrid>
      <w:tr w:rsidR="00741501" w14:paraId="38760D8C" w14:textId="77777777" w:rsidTr="00741501">
        <w:tc>
          <w:tcPr>
            <w:tcW w:w="2547" w:type="dxa"/>
          </w:tcPr>
          <w:p w14:paraId="0A089D17" w14:textId="26B40E3F" w:rsidR="00741501" w:rsidRDefault="00741501" w:rsidP="0018422B">
            <w:pPr>
              <w:jc w:val="both"/>
              <w:rPr>
                <w:rFonts w:ascii="Arial" w:eastAsia="Arial" w:hAnsi="Arial"/>
                <w:sz w:val="22"/>
                <w:szCs w:val="22"/>
              </w:rPr>
            </w:pPr>
            <w:r>
              <w:rPr>
                <w:rFonts w:ascii="Arial" w:eastAsia="Arial" w:hAnsi="Arial"/>
                <w:sz w:val="22"/>
                <w:szCs w:val="22"/>
              </w:rPr>
              <w:t>Community Legal Clinic</w:t>
            </w:r>
          </w:p>
        </w:tc>
        <w:tc>
          <w:tcPr>
            <w:tcW w:w="6803" w:type="dxa"/>
          </w:tcPr>
          <w:p w14:paraId="077F4490" w14:textId="34CC06C1" w:rsidR="00741501" w:rsidRDefault="00741501" w:rsidP="0018422B">
            <w:pPr>
              <w:jc w:val="both"/>
              <w:rPr>
                <w:rFonts w:ascii="Arial" w:eastAsia="Arial" w:hAnsi="Arial"/>
                <w:sz w:val="22"/>
                <w:szCs w:val="22"/>
              </w:rPr>
            </w:pPr>
            <w:r>
              <w:rPr>
                <w:rFonts w:ascii="Arial" w:eastAsia="Arial" w:hAnsi="Arial"/>
                <w:sz w:val="22"/>
                <w:szCs w:val="22"/>
              </w:rPr>
              <w:t>What are existing wise practices, what are clinics doing well and what can they do to self-reflect on practices?</w:t>
            </w:r>
          </w:p>
        </w:tc>
      </w:tr>
      <w:tr w:rsidR="00741501" w14:paraId="2A55369A" w14:textId="77777777" w:rsidTr="00741501">
        <w:tc>
          <w:tcPr>
            <w:tcW w:w="2547" w:type="dxa"/>
          </w:tcPr>
          <w:p w14:paraId="23F28768" w14:textId="270474A3" w:rsidR="00741501" w:rsidRDefault="00741501" w:rsidP="0018422B">
            <w:pPr>
              <w:jc w:val="both"/>
              <w:rPr>
                <w:rFonts w:ascii="Arial" w:eastAsia="Arial" w:hAnsi="Arial"/>
                <w:sz w:val="22"/>
                <w:szCs w:val="22"/>
              </w:rPr>
            </w:pPr>
            <w:r>
              <w:rPr>
                <w:rFonts w:ascii="Arial" w:eastAsia="Arial" w:hAnsi="Arial"/>
                <w:sz w:val="22"/>
                <w:szCs w:val="22"/>
              </w:rPr>
              <w:t>Northwest</w:t>
            </w:r>
          </w:p>
        </w:tc>
        <w:tc>
          <w:tcPr>
            <w:tcW w:w="6803" w:type="dxa"/>
          </w:tcPr>
          <w:p w14:paraId="723B7671" w14:textId="1C984714" w:rsidR="00741501" w:rsidRDefault="00741501" w:rsidP="0018422B">
            <w:pPr>
              <w:jc w:val="both"/>
              <w:rPr>
                <w:rFonts w:ascii="Arial" w:eastAsia="Arial" w:hAnsi="Arial"/>
                <w:sz w:val="22"/>
                <w:szCs w:val="22"/>
              </w:rPr>
            </w:pPr>
            <w:r>
              <w:rPr>
                <w:rFonts w:ascii="Arial" w:eastAsia="Arial" w:hAnsi="Arial"/>
                <w:sz w:val="22"/>
                <w:szCs w:val="22"/>
              </w:rPr>
              <w:t xml:space="preserve">Encourage clients to bring </w:t>
            </w:r>
            <w:r w:rsidR="00F73766">
              <w:rPr>
                <w:rFonts w:ascii="Arial" w:eastAsia="Arial" w:hAnsi="Arial"/>
                <w:sz w:val="22"/>
                <w:szCs w:val="22"/>
              </w:rPr>
              <w:t xml:space="preserve">a </w:t>
            </w:r>
            <w:r>
              <w:rPr>
                <w:rFonts w:ascii="Arial" w:eastAsia="Arial" w:hAnsi="Arial"/>
                <w:sz w:val="22"/>
                <w:szCs w:val="22"/>
              </w:rPr>
              <w:t>support person to meetings</w:t>
            </w:r>
          </w:p>
          <w:p w14:paraId="478557E5" w14:textId="77777777" w:rsidR="00741501" w:rsidRDefault="00741501" w:rsidP="0018422B">
            <w:pPr>
              <w:jc w:val="both"/>
              <w:rPr>
                <w:rFonts w:ascii="Arial" w:eastAsia="Arial" w:hAnsi="Arial"/>
                <w:sz w:val="22"/>
                <w:szCs w:val="22"/>
              </w:rPr>
            </w:pPr>
            <w:r>
              <w:rPr>
                <w:rFonts w:ascii="Arial" w:eastAsia="Arial" w:hAnsi="Arial"/>
                <w:sz w:val="22"/>
                <w:szCs w:val="22"/>
              </w:rPr>
              <w:lastRenderedPageBreak/>
              <w:t>Giving clients space to share</w:t>
            </w:r>
          </w:p>
          <w:p w14:paraId="7C59678C" w14:textId="77777777" w:rsidR="00741501" w:rsidRDefault="00741501" w:rsidP="0018422B">
            <w:pPr>
              <w:jc w:val="both"/>
              <w:rPr>
                <w:rFonts w:ascii="Arial" w:eastAsia="Arial" w:hAnsi="Arial"/>
                <w:sz w:val="22"/>
                <w:szCs w:val="22"/>
              </w:rPr>
            </w:pPr>
            <w:r>
              <w:rPr>
                <w:rFonts w:ascii="Arial" w:eastAsia="Arial" w:hAnsi="Arial"/>
                <w:sz w:val="22"/>
                <w:szCs w:val="22"/>
              </w:rPr>
              <w:t>Having smudging kits available</w:t>
            </w:r>
          </w:p>
          <w:p w14:paraId="7CF7B037" w14:textId="77777777" w:rsidR="00741501" w:rsidRDefault="00741501" w:rsidP="0018422B">
            <w:pPr>
              <w:jc w:val="both"/>
              <w:rPr>
                <w:rFonts w:ascii="Arial" w:eastAsia="Arial" w:hAnsi="Arial"/>
                <w:sz w:val="22"/>
                <w:szCs w:val="22"/>
              </w:rPr>
            </w:pPr>
          </w:p>
          <w:p w14:paraId="7097196B" w14:textId="77777777" w:rsidR="00741501" w:rsidRDefault="00741501" w:rsidP="0018422B">
            <w:pPr>
              <w:jc w:val="both"/>
              <w:rPr>
                <w:rFonts w:ascii="Arial" w:eastAsia="Arial" w:hAnsi="Arial"/>
                <w:sz w:val="22"/>
                <w:szCs w:val="22"/>
              </w:rPr>
            </w:pPr>
            <w:r>
              <w:rPr>
                <w:rFonts w:ascii="Arial" w:eastAsia="Arial" w:hAnsi="Arial"/>
                <w:sz w:val="22"/>
                <w:szCs w:val="22"/>
              </w:rPr>
              <w:t>Clients noted the need for:</w:t>
            </w:r>
          </w:p>
          <w:p w14:paraId="40E62D76" w14:textId="6C00C03C" w:rsidR="00741501" w:rsidRDefault="00741501" w:rsidP="0018422B">
            <w:pPr>
              <w:jc w:val="both"/>
              <w:rPr>
                <w:rFonts w:ascii="Arial" w:eastAsia="Arial" w:hAnsi="Arial"/>
                <w:sz w:val="22"/>
                <w:szCs w:val="22"/>
              </w:rPr>
            </w:pPr>
            <w:r>
              <w:rPr>
                <w:rFonts w:ascii="Arial" w:eastAsia="Arial" w:hAnsi="Arial"/>
                <w:sz w:val="22"/>
                <w:szCs w:val="22"/>
              </w:rPr>
              <w:t>-more engagement with the community (how engagement is done is important)</w:t>
            </w:r>
          </w:p>
          <w:p w14:paraId="1D534CED" w14:textId="77777777" w:rsidR="00741501" w:rsidRDefault="00741501" w:rsidP="0018422B">
            <w:pPr>
              <w:jc w:val="both"/>
              <w:rPr>
                <w:rFonts w:ascii="Arial" w:eastAsia="Arial" w:hAnsi="Arial"/>
                <w:sz w:val="22"/>
                <w:szCs w:val="22"/>
              </w:rPr>
            </w:pPr>
            <w:r>
              <w:rPr>
                <w:rFonts w:ascii="Arial" w:eastAsia="Arial" w:hAnsi="Arial"/>
                <w:sz w:val="22"/>
                <w:szCs w:val="22"/>
              </w:rPr>
              <w:t>-Information session, newsletter, noting services, etc.</w:t>
            </w:r>
          </w:p>
          <w:p w14:paraId="0B369F2A" w14:textId="18EB94D2" w:rsidR="00741501" w:rsidRDefault="00741501" w:rsidP="0018422B">
            <w:pPr>
              <w:jc w:val="both"/>
              <w:rPr>
                <w:rFonts w:ascii="Arial" w:eastAsia="Arial" w:hAnsi="Arial"/>
                <w:sz w:val="22"/>
                <w:szCs w:val="22"/>
              </w:rPr>
            </w:pPr>
            <w:r>
              <w:rPr>
                <w:rFonts w:ascii="Arial" w:eastAsia="Arial" w:hAnsi="Arial"/>
                <w:sz w:val="22"/>
                <w:szCs w:val="22"/>
              </w:rPr>
              <w:t xml:space="preserve">-Having cultural symbols/items in </w:t>
            </w:r>
            <w:r w:rsidR="00F73766">
              <w:rPr>
                <w:rFonts w:ascii="Arial" w:eastAsia="Arial" w:hAnsi="Arial"/>
                <w:sz w:val="22"/>
                <w:szCs w:val="22"/>
              </w:rPr>
              <w:t xml:space="preserve">the </w:t>
            </w:r>
            <w:r>
              <w:rPr>
                <w:rFonts w:ascii="Arial" w:eastAsia="Arial" w:hAnsi="Arial"/>
                <w:sz w:val="22"/>
                <w:szCs w:val="22"/>
              </w:rPr>
              <w:t>office</w:t>
            </w:r>
          </w:p>
          <w:p w14:paraId="60CAF0A4" w14:textId="77777777" w:rsidR="00741501" w:rsidRDefault="00741501" w:rsidP="0018422B">
            <w:pPr>
              <w:jc w:val="both"/>
              <w:rPr>
                <w:rFonts w:ascii="Arial" w:eastAsia="Arial" w:hAnsi="Arial"/>
                <w:sz w:val="22"/>
                <w:szCs w:val="22"/>
              </w:rPr>
            </w:pPr>
            <w:r>
              <w:rPr>
                <w:rFonts w:ascii="Arial" w:eastAsia="Arial" w:hAnsi="Arial"/>
                <w:sz w:val="22"/>
                <w:szCs w:val="22"/>
              </w:rPr>
              <w:t>-Have Elders available</w:t>
            </w:r>
          </w:p>
          <w:p w14:paraId="56BD0C32" w14:textId="771C5A03" w:rsidR="00741501" w:rsidRDefault="00741501" w:rsidP="0018422B">
            <w:pPr>
              <w:jc w:val="both"/>
              <w:rPr>
                <w:rFonts w:ascii="Arial" w:eastAsia="Arial" w:hAnsi="Arial"/>
                <w:sz w:val="22"/>
                <w:szCs w:val="22"/>
              </w:rPr>
            </w:pPr>
            <w:r>
              <w:rPr>
                <w:rFonts w:ascii="Arial" w:eastAsia="Arial" w:hAnsi="Arial"/>
                <w:sz w:val="22"/>
                <w:szCs w:val="22"/>
              </w:rPr>
              <w:t>-Change the design of physical space (less institutional)</w:t>
            </w:r>
          </w:p>
          <w:p w14:paraId="410C3984" w14:textId="77777777" w:rsidR="00741501" w:rsidRDefault="00741501" w:rsidP="0018422B">
            <w:pPr>
              <w:jc w:val="both"/>
              <w:rPr>
                <w:rFonts w:ascii="Arial" w:eastAsia="Arial" w:hAnsi="Arial"/>
                <w:sz w:val="22"/>
                <w:szCs w:val="22"/>
              </w:rPr>
            </w:pPr>
            <w:r>
              <w:rPr>
                <w:rFonts w:ascii="Arial" w:eastAsia="Arial" w:hAnsi="Arial"/>
                <w:sz w:val="22"/>
                <w:szCs w:val="22"/>
              </w:rPr>
              <w:t>-Communicate with clients, ask questions when you are not certain</w:t>
            </w:r>
          </w:p>
          <w:p w14:paraId="2A416890" w14:textId="20B90BDD" w:rsidR="00741501" w:rsidRDefault="00741501" w:rsidP="0018422B">
            <w:pPr>
              <w:jc w:val="both"/>
              <w:rPr>
                <w:rFonts w:ascii="Arial" w:eastAsia="Arial" w:hAnsi="Arial"/>
                <w:sz w:val="22"/>
                <w:szCs w:val="22"/>
              </w:rPr>
            </w:pPr>
            <w:r>
              <w:rPr>
                <w:rFonts w:ascii="Arial" w:eastAsia="Arial" w:hAnsi="Arial"/>
                <w:sz w:val="22"/>
                <w:szCs w:val="22"/>
              </w:rPr>
              <w:t xml:space="preserve">-Build greater relationships with </w:t>
            </w:r>
            <w:r w:rsidR="00F73766">
              <w:rPr>
                <w:rFonts w:ascii="Arial" w:eastAsia="Arial" w:hAnsi="Arial"/>
                <w:sz w:val="22"/>
                <w:szCs w:val="22"/>
              </w:rPr>
              <w:t xml:space="preserve">the </w:t>
            </w:r>
            <w:r>
              <w:rPr>
                <w:rFonts w:ascii="Arial" w:eastAsia="Arial" w:hAnsi="Arial"/>
                <w:sz w:val="22"/>
                <w:szCs w:val="22"/>
              </w:rPr>
              <w:t>entire community</w:t>
            </w:r>
          </w:p>
        </w:tc>
      </w:tr>
      <w:tr w:rsidR="00741501" w14:paraId="4614A394" w14:textId="77777777" w:rsidTr="00741501">
        <w:tc>
          <w:tcPr>
            <w:tcW w:w="2547" w:type="dxa"/>
          </w:tcPr>
          <w:p w14:paraId="221C8711" w14:textId="6389B9F7" w:rsidR="00741501" w:rsidRDefault="00741501" w:rsidP="0018422B">
            <w:pPr>
              <w:jc w:val="both"/>
              <w:rPr>
                <w:rFonts w:ascii="Arial" w:eastAsia="Arial" w:hAnsi="Arial"/>
                <w:sz w:val="22"/>
                <w:szCs w:val="22"/>
              </w:rPr>
            </w:pPr>
            <w:r>
              <w:rPr>
                <w:rFonts w:ascii="Arial" w:eastAsia="Arial" w:hAnsi="Arial"/>
                <w:sz w:val="22"/>
                <w:szCs w:val="22"/>
              </w:rPr>
              <w:lastRenderedPageBreak/>
              <w:t>Lake Country</w:t>
            </w:r>
          </w:p>
        </w:tc>
        <w:tc>
          <w:tcPr>
            <w:tcW w:w="6803" w:type="dxa"/>
          </w:tcPr>
          <w:p w14:paraId="3ACBDAB0" w14:textId="18708678" w:rsidR="00741501" w:rsidRDefault="00741501" w:rsidP="0018422B">
            <w:pPr>
              <w:jc w:val="both"/>
              <w:rPr>
                <w:rFonts w:ascii="Arial" w:eastAsia="Arial" w:hAnsi="Arial"/>
                <w:sz w:val="22"/>
                <w:szCs w:val="22"/>
              </w:rPr>
            </w:pPr>
            <w:r>
              <w:rPr>
                <w:rFonts w:ascii="Arial" w:eastAsia="Arial" w:hAnsi="Arial"/>
                <w:sz w:val="22"/>
                <w:szCs w:val="22"/>
              </w:rPr>
              <w:t xml:space="preserve">Clients noted a need for outreach (formal and informal), flexible hours and greater partnership across the entire </w:t>
            </w:r>
            <w:r w:rsidR="00F73766">
              <w:rPr>
                <w:rFonts w:ascii="Arial" w:eastAsia="Arial" w:hAnsi="Arial"/>
                <w:sz w:val="22"/>
                <w:szCs w:val="22"/>
              </w:rPr>
              <w:t>community.</w:t>
            </w:r>
          </w:p>
          <w:p w14:paraId="1BB55066" w14:textId="77777777" w:rsidR="00741501" w:rsidRDefault="00741501" w:rsidP="0018422B">
            <w:pPr>
              <w:jc w:val="both"/>
              <w:rPr>
                <w:rFonts w:ascii="Arial" w:eastAsia="Arial" w:hAnsi="Arial"/>
                <w:sz w:val="22"/>
                <w:szCs w:val="22"/>
              </w:rPr>
            </w:pPr>
          </w:p>
          <w:p w14:paraId="039545BF" w14:textId="77777777" w:rsidR="00741501" w:rsidRDefault="00741501" w:rsidP="0018422B">
            <w:pPr>
              <w:jc w:val="both"/>
              <w:rPr>
                <w:rFonts w:ascii="Arial" w:eastAsia="Arial" w:hAnsi="Arial"/>
                <w:sz w:val="22"/>
                <w:szCs w:val="22"/>
              </w:rPr>
            </w:pPr>
            <w:r>
              <w:rPr>
                <w:rFonts w:ascii="Arial" w:eastAsia="Arial" w:hAnsi="Arial"/>
                <w:sz w:val="22"/>
                <w:szCs w:val="22"/>
              </w:rPr>
              <w:t>Clinic noted they need more time to reflect on gaps that exist and how to address them</w:t>
            </w:r>
          </w:p>
          <w:p w14:paraId="19D71363" w14:textId="77777777" w:rsidR="00741501" w:rsidRDefault="00741501" w:rsidP="0018422B">
            <w:pPr>
              <w:jc w:val="both"/>
              <w:rPr>
                <w:rFonts w:ascii="Arial" w:eastAsia="Arial" w:hAnsi="Arial"/>
                <w:sz w:val="22"/>
                <w:szCs w:val="22"/>
              </w:rPr>
            </w:pPr>
            <w:r>
              <w:rPr>
                <w:rFonts w:ascii="Arial" w:eastAsia="Arial" w:hAnsi="Arial"/>
                <w:sz w:val="22"/>
                <w:szCs w:val="22"/>
              </w:rPr>
              <w:t>Acknowledge physical space is important (i.e. less government institutions) and attire of staff</w:t>
            </w:r>
          </w:p>
          <w:p w14:paraId="3CD0EF6D" w14:textId="77777777" w:rsidR="00741501" w:rsidRDefault="00741501" w:rsidP="0018422B">
            <w:pPr>
              <w:jc w:val="both"/>
              <w:rPr>
                <w:rFonts w:ascii="Arial" w:eastAsia="Arial" w:hAnsi="Arial"/>
                <w:sz w:val="22"/>
                <w:szCs w:val="22"/>
              </w:rPr>
            </w:pPr>
            <w:r>
              <w:rPr>
                <w:rFonts w:ascii="Arial" w:eastAsia="Arial" w:hAnsi="Arial"/>
                <w:sz w:val="22"/>
                <w:szCs w:val="22"/>
              </w:rPr>
              <w:t>Cultural symbols/items</w:t>
            </w:r>
          </w:p>
          <w:p w14:paraId="3B7657D7" w14:textId="54D8D680" w:rsidR="00741501" w:rsidRDefault="00741501" w:rsidP="0018422B">
            <w:pPr>
              <w:jc w:val="both"/>
              <w:rPr>
                <w:rFonts w:ascii="Arial" w:eastAsia="Arial" w:hAnsi="Arial"/>
                <w:sz w:val="22"/>
                <w:szCs w:val="22"/>
              </w:rPr>
            </w:pPr>
            <w:r>
              <w:rPr>
                <w:rFonts w:ascii="Arial" w:eastAsia="Arial" w:hAnsi="Arial"/>
                <w:sz w:val="22"/>
                <w:szCs w:val="22"/>
              </w:rPr>
              <w:t>Increasing the education of staff so they know the history/issues and are more sensitive</w:t>
            </w:r>
          </w:p>
        </w:tc>
      </w:tr>
      <w:tr w:rsidR="00741501" w14:paraId="22E482FC" w14:textId="77777777" w:rsidTr="00741501">
        <w:tc>
          <w:tcPr>
            <w:tcW w:w="2547" w:type="dxa"/>
          </w:tcPr>
          <w:p w14:paraId="20D441C1" w14:textId="7646FE07" w:rsidR="00741501" w:rsidRDefault="00741501" w:rsidP="0018422B">
            <w:pPr>
              <w:jc w:val="both"/>
              <w:rPr>
                <w:rFonts w:ascii="Arial" w:eastAsia="Arial" w:hAnsi="Arial"/>
                <w:sz w:val="22"/>
                <w:szCs w:val="22"/>
              </w:rPr>
            </w:pPr>
            <w:proofErr w:type="spellStart"/>
            <w:r>
              <w:rPr>
                <w:rFonts w:ascii="Arial" w:eastAsia="Arial" w:hAnsi="Arial"/>
                <w:sz w:val="22"/>
                <w:szCs w:val="22"/>
              </w:rPr>
              <w:t>Kinna-Aweya</w:t>
            </w:r>
            <w:proofErr w:type="spellEnd"/>
          </w:p>
        </w:tc>
        <w:tc>
          <w:tcPr>
            <w:tcW w:w="6803" w:type="dxa"/>
          </w:tcPr>
          <w:p w14:paraId="7637135C" w14:textId="719FDAC2" w:rsidR="000D222A" w:rsidRDefault="00741501" w:rsidP="0018422B">
            <w:pPr>
              <w:jc w:val="both"/>
              <w:rPr>
                <w:rFonts w:ascii="Arial" w:eastAsia="Arial" w:hAnsi="Arial"/>
                <w:sz w:val="22"/>
                <w:szCs w:val="22"/>
              </w:rPr>
            </w:pPr>
            <w:r>
              <w:rPr>
                <w:rFonts w:ascii="Arial" w:eastAsia="Arial" w:hAnsi="Arial"/>
                <w:sz w:val="22"/>
                <w:szCs w:val="22"/>
              </w:rPr>
              <w:t xml:space="preserve">Stepping outside of a clinic setting build trust, </w:t>
            </w:r>
            <w:r w:rsidR="00F73766">
              <w:rPr>
                <w:rFonts w:ascii="Arial" w:eastAsia="Arial" w:hAnsi="Arial"/>
                <w:sz w:val="22"/>
                <w:szCs w:val="22"/>
              </w:rPr>
              <w:t>relationships</w:t>
            </w:r>
            <w:r w:rsidR="000D222A">
              <w:rPr>
                <w:rFonts w:ascii="Arial" w:eastAsia="Arial" w:hAnsi="Arial"/>
                <w:sz w:val="22"/>
                <w:szCs w:val="22"/>
              </w:rPr>
              <w:t>, etc.</w:t>
            </w:r>
          </w:p>
          <w:p w14:paraId="3BB69207" w14:textId="77777777" w:rsidR="000D222A" w:rsidRDefault="000D222A" w:rsidP="0018422B">
            <w:pPr>
              <w:jc w:val="both"/>
              <w:rPr>
                <w:rFonts w:ascii="Arial" w:eastAsia="Arial" w:hAnsi="Arial"/>
                <w:sz w:val="22"/>
                <w:szCs w:val="22"/>
              </w:rPr>
            </w:pPr>
            <w:r>
              <w:rPr>
                <w:rFonts w:ascii="Arial" w:eastAsia="Arial" w:hAnsi="Arial"/>
                <w:sz w:val="22"/>
                <w:szCs w:val="22"/>
              </w:rPr>
              <w:t xml:space="preserve">Having cultural </w:t>
            </w:r>
            <w:r w:rsidR="00741501">
              <w:rPr>
                <w:rFonts w:ascii="Arial" w:eastAsia="Arial" w:hAnsi="Arial"/>
                <w:sz w:val="22"/>
                <w:szCs w:val="22"/>
              </w:rPr>
              <w:t xml:space="preserve"> </w:t>
            </w:r>
          </w:p>
          <w:tbl>
            <w:tblPr>
              <w:tblW w:w="0" w:type="auto"/>
              <w:tblInd w:w="10" w:type="dxa"/>
              <w:tblCellMar>
                <w:left w:w="0" w:type="dxa"/>
                <w:right w:w="0" w:type="dxa"/>
              </w:tblCellMar>
              <w:tblLook w:val="0000" w:firstRow="0" w:lastRow="0" w:firstColumn="0" w:lastColumn="0" w:noHBand="0" w:noVBand="0"/>
            </w:tblPr>
            <w:tblGrid>
              <w:gridCol w:w="6360"/>
            </w:tblGrid>
            <w:tr w:rsidR="000D222A" w14:paraId="16F36DDB" w14:textId="77777777" w:rsidTr="000D222A">
              <w:trPr>
                <w:trHeight w:val="240"/>
              </w:trPr>
              <w:tc>
                <w:tcPr>
                  <w:tcW w:w="6360" w:type="dxa"/>
                  <w:shd w:val="clear" w:color="auto" w:fill="auto"/>
                  <w:vAlign w:val="bottom"/>
                </w:tcPr>
                <w:p w14:paraId="660CDFD2" w14:textId="77777777"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t>Having cultural items/symbols in the clinic</w:t>
                  </w:r>
                </w:p>
              </w:tc>
            </w:tr>
            <w:tr w:rsidR="000D222A" w14:paraId="501F40B4" w14:textId="77777777" w:rsidTr="000D222A">
              <w:trPr>
                <w:trHeight w:val="271"/>
              </w:trPr>
              <w:tc>
                <w:tcPr>
                  <w:tcW w:w="6360" w:type="dxa"/>
                  <w:shd w:val="clear" w:color="auto" w:fill="auto"/>
                  <w:vAlign w:val="bottom"/>
                </w:tcPr>
                <w:p w14:paraId="13CA39FC" w14:textId="77777777"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t>Utilizing oral communication over just print</w:t>
                  </w:r>
                </w:p>
              </w:tc>
            </w:tr>
            <w:tr w:rsidR="000D222A" w14:paraId="1C32B569" w14:textId="77777777" w:rsidTr="000D222A">
              <w:trPr>
                <w:trHeight w:val="449"/>
              </w:trPr>
              <w:tc>
                <w:tcPr>
                  <w:tcW w:w="6360" w:type="dxa"/>
                  <w:shd w:val="clear" w:color="auto" w:fill="auto"/>
                  <w:vAlign w:val="bottom"/>
                </w:tcPr>
                <w:p w14:paraId="5A021028" w14:textId="24316D1E"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t>Clients noted a need for more services to support issues beyond</w:t>
                  </w:r>
                  <w:r>
                    <w:rPr>
                      <w:rFonts w:ascii="Arial" w:eastAsia="Arial" w:hAnsi="Arial"/>
                      <w:sz w:val="22"/>
                      <w:szCs w:val="22"/>
                    </w:rPr>
                    <w:t xml:space="preserve"> the scope of clinics, more staff, etc.</w:t>
                  </w:r>
                </w:p>
              </w:tc>
            </w:tr>
            <w:tr w:rsidR="000D222A" w14:paraId="4DA5DB70" w14:textId="77777777" w:rsidTr="00A7142E">
              <w:trPr>
                <w:trHeight w:val="240"/>
              </w:trPr>
              <w:tc>
                <w:tcPr>
                  <w:tcW w:w="6360" w:type="dxa"/>
                  <w:shd w:val="clear" w:color="auto" w:fill="auto"/>
                  <w:vAlign w:val="bottom"/>
                </w:tcPr>
                <w:p w14:paraId="60663FAE" w14:textId="4647F71E" w:rsidR="000D222A" w:rsidRPr="000D222A" w:rsidRDefault="000D222A" w:rsidP="000D222A">
                  <w:pPr>
                    <w:spacing w:line="0" w:lineRule="atLeast"/>
                    <w:rPr>
                      <w:rFonts w:ascii="Arial" w:eastAsia="Arial" w:hAnsi="Arial"/>
                      <w:sz w:val="22"/>
                      <w:szCs w:val="22"/>
                    </w:rPr>
                  </w:pPr>
                </w:p>
              </w:tc>
            </w:tr>
            <w:tr w:rsidR="000D222A" w14:paraId="2C205F77" w14:textId="77777777" w:rsidTr="00A7142E">
              <w:trPr>
                <w:trHeight w:val="240"/>
              </w:trPr>
              <w:tc>
                <w:tcPr>
                  <w:tcW w:w="6360" w:type="dxa"/>
                  <w:shd w:val="clear" w:color="auto" w:fill="auto"/>
                  <w:vAlign w:val="bottom"/>
                </w:tcPr>
                <w:p w14:paraId="6EE040BC" w14:textId="39F06BA2" w:rsidR="000D222A" w:rsidRPr="000D222A" w:rsidRDefault="000D222A" w:rsidP="000D222A">
                  <w:pPr>
                    <w:spacing w:line="0" w:lineRule="atLeast"/>
                    <w:ind w:left="80"/>
                    <w:rPr>
                      <w:rFonts w:ascii="Arial" w:eastAsia="Arial" w:hAnsi="Arial"/>
                      <w:sz w:val="22"/>
                      <w:szCs w:val="22"/>
                    </w:rPr>
                  </w:pPr>
                  <w:r w:rsidRPr="000D222A">
                    <w:rPr>
                      <w:rFonts w:ascii="Arial" w:eastAsia="Arial" w:hAnsi="Arial"/>
                      <w:sz w:val="22"/>
                      <w:szCs w:val="22"/>
                    </w:rPr>
                    <w:t>Increased advertising and outreach (both formal and informal e.g.</w:t>
                  </w:r>
                  <w:r>
                    <w:rPr>
                      <w:rFonts w:ascii="Arial" w:eastAsia="Arial" w:hAnsi="Arial"/>
                      <w:sz w:val="22"/>
                      <w:szCs w:val="22"/>
                    </w:rPr>
                    <w:t xml:space="preserve"> BBQ’s going to events, etc.)</w:t>
                  </w:r>
                </w:p>
              </w:tc>
            </w:tr>
            <w:tr w:rsidR="000D222A" w14:paraId="6B0B2444" w14:textId="77777777" w:rsidTr="00A7142E">
              <w:trPr>
                <w:trHeight w:val="271"/>
              </w:trPr>
              <w:tc>
                <w:tcPr>
                  <w:tcW w:w="6360" w:type="dxa"/>
                  <w:shd w:val="clear" w:color="auto" w:fill="auto"/>
                  <w:vAlign w:val="bottom"/>
                </w:tcPr>
                <w:p w14:paraId="70FB12BF" w14:textId="1E119943" w:rsidR="000D222A" w:rsidRPr="000D222A" w:rsidRDefault="000D222A" w:rsidP="000D222A">
                  <w:pPr>
                    <w:spacing w:line="0" w:lineRule="atLeast"/>
                    <w:rPr>
                      <w:rFonts w:ascii="Arial" w:eastAsia="Arial" w:hAnsi="Arial"/>
                      <w:sz w:val="22"/>
                      <w:szCs w:val="22"/>
                    </w:rPr>
                  </w:pPr>
                </w:p>
              </w:tc>
            </w:tr>
          </w:tbl>
          <w:p w14:paraId="09EB4C8D" w14:textId="56454D62" w:rsidR="00741501" w:rsidRDefault="00741501" w:rsidP="0018422B">
            <w:pPr>
              <w:jc w:val="both"/>
              <w:rPr>
                <w:rFonts w:ascii="Arial" w:eastAsia="Arial" w:hAnsi="Arial"/>
                <w:sz w:val="22"/>
                <w:szCs w:val="22"/>
              </w:rPr>
            </w:pPr>
          </w:p>
        </w:tc>
      </w:tr>
      <w:tr w:rsidR="00741501" w14:paraId="68F4B892" w14:textId="77777777" w:rsidTr="00741501">
        <w:tc>
          <w:tcPr>
            <w:tcW w:w="2547" w:type="dxa"/>
          </w:tcPr>
          <w:p w14:paraId="3381B525" w14:textId="4616BFD3" w:rsidR="00741501" w:rsidRDefault="000D222A" w:rsidP="0018422B">
            <w:pPr>
              <w:jc w:val="both"/>
              <w:rPr>
                <w:rFonts w:ascii="Arial" w:eastAsia="Arial" w:hAnsi="Arial"/>
                <w:sz w:val="22"/>
                <w:szCs w:val="22"/>
              </w:rPr>
            </w:pPr>
            <w:r>
              <w:rPr>
                <w:rFonts w:ascii="Arial" w:eastAsia="Arial" w:hAnsi="Arial"/>
                <w:sz w:val="22"/>
                <w:szCs w:val="22"/>
              </w:rPr>
              <w:t>Sudbury</w:t>
            </w:r>
          </w:p>
        </w:tc>
        <w:tc>
          <w:tcPr>
            <w:tcW w:w="6803" w:type="dxa"/>
          </w:tcPr>
          <w:tbl>
            <w:tblPr>
              <w:tblW w:w="0" w:type="auto"/>
              <w:tblInd w:w="10" w:type="dxa"/>
              <w:tblCellMar>
                <w:left w:w="0" w:type="dxa"/>
                <w:right w:w="0" w:type="dxa"/>
              </w:tblCellMar>
              <w:tblLook w:val="0000" w:firstRow="0" w:lastRow="0" w:firstColumn="0" w:lastColumn="0" w:noHBand="0" w:noVBand="0"/>
            </w:tblPr>
            <w:tblGrid>
              <w:gridCol w:w="6360"/>
            </w:tblGrid>
            <w:tr w:rsidR="000D222A" w14:paraId="17531EBD" w14:textId="77777777" w:rsidTr="00A7142E">
              <w:trPr>
                <w:trHeight w:val="328"/>
              </w:trPr>
              <w:tc>
                <w:tcPr>
                  <w:tcW w:w="6360" w:type="dxa"/>
                  <w:shd w:val="clear" w:color="auto" w:fill="auto"/>
                  <w:vAlign w:val="bottom"/>
                </w:tcPr>
                <w:p w14:paraId="72A3F74C" w14:textId="77777777" w:rsidR="000D222A" w:rsidRPr="000D222A" w:rsidRDefault="000D222A" w:rsidP="000D222A">
                  <w:pPr>
                    <w:spacing w:line="0" w:lineRule="atLeast"/>
                    <w:ind w:left="80"/>
                    <w:rPr>
                      <w:rFonts w:ascii="Arial" w:eastAsia="Arial" w:hAnsi="Arial"/>
                      <w:sz w:val="22"/>
                      <w:szCs w:val="22"/>
                    </w:rPr>
                  </w:pPr>
                  <w:r w:rsidRPr="000D222A">
                    <w:rPr>
                      <w:rFonts w:ascii="Arial" w:eastAsia="Arial" w:hAnsi="Arial"/>
                      <w:sz w:val="22"/>
                      <w:szCs w:val="22"/>
                    </w:rPr>
                    <w:t>Working with elders</w:t>
                  </w:r>
                </w:p>
              </w:tc>
            </w:tr>
            <w:tr w:rsidR="000D222A" w14:paraId="22C6A40A" w14:textId="77777777" w:rsidTr="00A7142E">
              <w:trPr>
                <w:trHeight w:val="240"/>
              </w:trPr>
              <w:tc>
                <w:tcPr>
                  <w:tcW w:w="6360" w:type="dxa"/>
                  <w:shd w:val="clear" w:color="auto" w:fill="auto"/>
                  <w:vAlign w:val="bottom"/>
                </w:tcPr>
                <w:p w14:paraId="6ACF0383" w14:textId="7EC1A1E3" w:rsidR="000D222A" w:rsidRPr="000D222A" w:rsidRDefault="000D222A" w:rsidP="000D222A">
                  <w:pPr>
                    <w:spacing w:line="0" w:lineRule="atLeast"/>
                    <w:ind w:left="80"/>
                    <w:rPr>
                      <w:rFonts w:ascii="Arial" w:eastAsia="Arial" w:hAnsi="Arial"/>
                      <w:sz w:val="22"/>
                      <w:szCs w:val="22"/>
                    </w:rPr>
                  </w:pPr>
                  <w:r>
                    <w:rPr>
                      <w:rFonts w:ascii="Arial" w:eastAsia="Arial" w:hAnsi="Arial"/>
                      <w:sz w:val="22"/>
                      <w:szCs w:val="22"/>
                    </w:rPr>
                    <w:t>Trauma-informed</w:t>
                  </w:r>
                  <w:r w:rsidRPr="000D222A">
                    <w:rPr>
                      <w:rFonts w:ascii="Arial" w:eastAsia="Arial" w:hAnsi="Arial"/>
                      <w:sz w:val="22"/>
                      <w:szCs w:val="22"/>
                    </w:rPr>
                    <w:t xml:space="preserve"> practices</w:t>
                  </w:r>
                </w:p>
              </w:tc>
            </w:tr>
            <w:tr w:rsidR="000D222A" w14:paraId="5E93AF49" w14:textId="77777777" w:rsidTr="00A7142E">
              <w:trPr>
                <w:trHeight w:val="271"/>
              </w:trPr>
              <w:tc>
                <w:tcPr>
                  <w:tcW w:w="6360" w:type="dxa"/>
                  <w:shd w:val="clear" w:color="auto" w:fill="auto"/>
                  <w:vAlign w:val="bottom"/>
                </w:tcPr>
                <w:p w14:paraId="398FD964" w14:textId="77777777" w:rsidR="000D222A" w:rsidRPr="000D222A" w:rsidRDefault="000D222A" w:rsidP="000D222A">
                  <w:pPr>
                    <w:spacing w:line="0" w:lineRule="atLeast"/>
                    <w:ind w:left="80"/>
                    <w:rPr>
                      <w:rFonts w:ascii="Arial" w:eastAsia="Arial" w:hAnsi="Arial"/>
                      <w:sz w:val="22"/>
                      <w:szCs w:val="22"/>
                    </w:rPr>
                  </w:pPr>
                  <w:r w:rsidRPr="000D222A">
                    <w:rPr>
                      <w:rFonts w:ascii="Arial" w:eastAsia="Arial" w:hAnsi="Arial"/>
                      <w:sz w:val="22"/>
                      <w:szCs w:val="22"/>
                    </w:rPr>
                    <w:t>Trying to give more time for appointments</w:t>
                  </w:r>
                </w:p>
              </w:tc>
            </w:tr>
            <w:tr w:rsidR="000D222A" w14:paraId="5A5A709F" w14:textId="77777777" w:rsidTr="00A7142E">
              <w:trPr>
                <w:trHeight w:val="449"/>
              </w:trPr>
              <w:tc>
                <w:tcPr>
                  <w:tcW w:w="6360" w:type="dxa"/>
                  <w:shd w:val="clear" w:color="auto" w:fill="auto"/>
                  <w:vAlign w:val="bottom"/>
                </w:tcPr>
                <w:p w14:paraId="62B87B2E" w14:textId="656C7501" w:rsidR="000D222A" w:rsidRPr="000D222A" w:rsidRDefault="000D222A" w:rsidP="000D222A">
                  <w:pPr>
                    <w:spacing w:line="0" w:lineRule="atLeast"/>
                    <w:ind w:left="80"/>
                    <w:rPr>
                      <w:rFonts w:ascii="Arial" w:eastAsia="Arial" w:hAnsi="Arial"/>
                      <w:sz w:val="22"/>
                      <w:szCs w:val="22"/>
                    </w:rPr>
                  </w:pPr>
                  <w:r w:rsidRPr="000D222A">
                    <w:rPr>
                      <w:rFonts w:ascii="Arial" w:eastAsia="Arial" w:hAnsi="Arial"/>
                      <w:sz w:val="22"/>
                      <w:szCs w:val="22"/>
                    </w:rPr>
                    <w:t xml:space="preserve">Clients noted: </w:t>
                  </w:r>
                  <w:r>
                    <w:rPr>
                      <w:rFonts w:ascii="Arial" w:eastAsia="Arial" w:hAnsi="Arial"/>
                      <w:sz w:val="22"/>
                      <w:szCs w:val="22"/>
                    </w:rPr>
                    <w:t xml:space="preserve">that </w:t>
                  </w:r>
                  <w:r w:rsidRPr="000D222A">
                    <w:rPr>
                      <w:rFonts w:ascii="Arial" w:eastAsia="Arial" w:hAnsi="Arial"/>
                      <w:sz w:val="22"/>
                      <w:szCs w:val="22"/>
                    </w:rPr>
                    <w:t>cultural items in space make them feel</w:t>
                  </w:r>
                </w:p>
              </w:tc>
            </w:tr>
            <w:tr w:rsidR="000D222A" w14:paraId="302F9F19" w14:textId="77777777" w:rsidTr="00A7142E">
              <w:trPr>
                <w:trHeight w:val="240"/>
              </w:trPr>
              <w:tc>
                <w:tcPr>
                  <w:tcW w:w="6360" w:type="dxa"/>
                  <w:shd w:val="clear" w:color="auto" w:fill="auto"/>
                  <w:vAlign w:val="bottom"/>
                </w:tcPr>
                <w:p w14:paraId="5A9F6697" w14:textId="4AB2F86F" w:rsidR="000D222A" w:rsidRPr="000D222A" w:rsidRDefault="000D222A" w:rsidP="000D222A">
                  <w:pPr>
                    <w:spacing w:line="0" w:lineRule="atLeast"/>
                    <w:ind w:left="80"/>
                    <w:rPr>
                      <w:rFonts w:ascii="Arial" w:eastAsia="Arial" w:hAnsi="Arial"/>
                      <w:sz w:val="22"/>
                      <w:szCs w:val="22"/>
                    </w:rPr>
                  </w:pPr>
                  <w:r w:rsidRPr="000D222A">
                    <w:rPr>
                      <w:rFonts w:ascii="Arial" w:eastAsia="Arial" w:hAnsi="Arial"/>
                      <w:sz w:val="22"/>
                      <w:szCs w:val="22"/>
                    </w:rPr>
                    <w:t>safe/comfortable, indigenous staff or non-indigenous staff wearing</w:t>
                  </w:r>
                  <w:r>
                    <w:rPr>
                      <w:rFonts w:ascii="Arial" w:eastAsia="Arial" w:hAnsi="Arial"/>
                      <w:sz w:val="22"/>
                      <w:szCs w:val="22"/>
                    </w:rPr>
                    <w:t xml:space="preserve"> </w:t>
                  </w:r>
                  <w:r w:rsidRPr="000D222A">
                    <w:rPr>
                      <w:rFonts w:ascii="Arial" w:eastAsia="Arial" w:hAnsi="Arial"/>
                      <w:sz w:val="22"/>
                      <w:szCs w:val="22"/>
                    </w:rPr>
                    <w:t>beadwork/jewelry was welcoming, and doing more direct</w:t>
                  </w:r>
                  <w:r>
                    <w:rPr>
                      <w:rFonts w:ascii="Arial" w:eastAsia="Arial" w:hAnsi="Arial"/>
                      <w:sz w:val="22"/>
                      <w:szCs w:val="22"/>
                    </w:rPr>
                    <w:t xml:space="preserve"> outreach would be beneficial</w:t>
                  </w:r>
                </w:p>
              </w:tc>
            </w:tr>
            <w:tr w:rsidR="000D222A" w14:paraId="061DF7F2" w14:textId="77777777" w:rsidTr="00A7142E">
              <w:trPr>
                <w:trHeight w:val="240"/>
              </w:trPr>
              <w:tc>
                <w:tcPr>
                  <w:tcW w:w="6360" w:type="dxa"/>
                  <w:shd w:val="clear" w:color="auto" w:fill="auto"/>
                  <w:vAlign w:val="bottom"/>
                </w:tcPr>
                <w:p w14:paraId="2DF75FAB" w14:textId="0D87831A" w:rsidR="000D222A" w:rsidRPr="000D222A" w:rsidRDefault="000D222A" w:rsidP="000D222A">
                  <w:pPr>
                    <w:spacing w:line="0" w:lineRule="atLeast"/>
                    <w:rPr>
                      <w:rFonts w:ascii="Arial" w:eastAsia="Arial" w:hAnsi="Arial"/>
                      <w:sz w:val="22"/>
                      <w:szCs w:val="22"/>
                    </w:rPr>
                  </w:pPr>
                </w:p>
              </w:tc>
            </w:tr>
            <w:tr w:rsidR="000D222A" w14:paraId="743E1158" w14:textId="77777777" w:rsidTr="00A7142E">
              <w:trPr>
                <w:trHeight w:val="271"/>
              </w:trPr>
              <w:tc>
                <w:tcPr>
                  <w:tcW w:w="6360" w:type="dxa"/>
                  <w:shd w:val="clear" w:color="auto" w:fill="auto"/>
                  <w:vAlign w:val="bottom"/>
                </w:tcPr>
                <w:p w14:paraId="46BDA3B4" w14:textId="069D0210" w:rsidR="000D222A" w:rsidRPr="000D222A" w:rsidRDefault="000D222A" w:rsidP="000D222A">
                  <w:pPr>
                    <w:spacing w:line="0" w:lineRule="atLeast"/>
                    <w:rPr>
                      <w:rFonts w:ascii="Arial" w:eastAsia="Arial" w:hAnsi="Arial"/>
                      <w:sz w:val="22"/>
                      <w:szCs w:val="22"/>
                    </w:rPr>
                  </w:pPr>
                </w:p>
              </w:tc>
            </w:tr>
          </w:tbl>
          <w:p w14:paraId="120F1DBE" w14:textId="77777777" w:rsidR="00741501" w:rsidRDefault="00741501" w:rsidP="0018422B">
            <w:pPr>
              <w:jc w:val="both"/>
              <w:rPr>
                <w:rFonts w:ascii="Arial" w:eastAsia="Arial" w:hAnsi="Arial"/>
                <w:sz w:val="22"/>
                <w:szCs w:val="22"/>
              </w:rPr>
            </w:pPr>
          </w:p>
        </w:tc>
      </w:tr>
      <w:tr w:rsidR="00741501" w14:paraId="30799F6A" w14:textId="77777777" w:rsidTr="00741501">
        <w:tc>
          <w:tcPr>
            <w:tcW w:w="2547" w:type="dxa"/>
          </w:tcPr>
          <w:p w14:paraId="0F599BDF" w14:textId="5C19E90D" w:rsidR="00741501" w:rsidRDefault="000D222A" w:rsidP="0018422B">
            <w:pPr>
              <w:jc w:val="both"/>
              <w:rPr>
                <w:rFonts w:ascii="Arial" w:eastAsia="Arial" w:hAnsi="Arial"/>
                <w:sz w:val="22"/>
                <w:szCs w:val="22"/>
              </w:rPr>
            </w:pPr>
            <w:r>
              <w:rPr>
                <w:rFonts w:ascii="Arial" w:eastAsia="Arial" w:hAnsi="Arial"/>
                <w:sz w:val="22"/>
                <w:szCs w:val="22"/>
              </w:rPr>
              <w:t>Manitoulin</w:t>
            </w:r>
          </w:p>
        </w:tc>
        <w:tc>
          <w:tcPr>
            <w:tcW w:w="6803" w:type="dxa"/>
          </w:tcPr>
          <w:p w14:paraId="038CA4E6" w14:textId="77777777" w:rsidR="00741501" w:rsidRDefault="000D222A" w:rsidP="0018422B">
            <w:pPr>
              <w:jc w:val="both"/>
              <w:rPr>
                <w:rFonts w:ascii="Arial" w:eastAsia="Arial" w:hAnsi="Arial"/>
                <w:sz w:val="22"/>
                <w:szCs w:val="22"/>
              </w:rPr>
            </w:pPr>
            <w:r>
              <w:rPr>
                <w:rFonts w:ascii="Arial" w:eastAsia="Arial" w:hAnsi="Arial"/>
                <w:sz w:val="22"/>
                <w:szCs w:val="22"/>
              </w:rPr>
              <w:t>Conduct of staff – keep it casual</w:t>
            </w:r>
          </w:p>
          <w:p w14:paraId="335C2461" w14:textId="77777777" w:rsidR="000D222A" w:rsidRDefault="000D222A" w:rsidP="0018422B">
            <w:pPr>
              <w:jc w:val="both"/>
              <w:rPr>
                <w:rFonts w:ascii="Arial" w:eastAsia="Arial" w:hAnsi="Arial"/>
                <w:sz w:val="22"/>
                <w:szCs w:val="22"/>
              </w:rPr>
            </w:pPr>
            <w:r>
              <w:rPr>
                <w:rFonts w:ascii="Arial" w:eastAsia="Arial" w:hAnsi="Arial"/>
                <w:sz w:val="22"/>
                <w:szCs w:val="22"/>
              </w:rPr>
              <w:t>Prioritize face to face interactions</w:t>
            </w:r>
          </w:p>
          <w:p w14:paraId="49064E8F" w14:textId="77777777" w:rsidR="000D222A" w:rsidRDefault="000D222A" w:rsidP="0018422B">
            <w:pPr>
              <w:jc w:val="both"/>
              <w:rPr>
                <w:rFonts w:ascii="Arial" w:eastAsia="Arial" w:hAnsi="Arial"/>
                <w:sz w:val="22"/>
                <w:szCs w:val="22"/>
              </w:rPr>
            </w:pPr>
            <w:r>
              <w:rPr>
                <w:rFonts w:ascii="Arial" w:eastAsia="Arial" w:hAnsi="Arial"/>
                <w:sz w:val="22"/>
                <w:szCs w:val="22"/>
              </w:rPr>
              <w:t>Focus on building trust with each client</w:t>
            </w:r>
          </w:p>
          <w:p w14:paraId="7BBD83E3" w14:textId="5C418EE5" w:rsidR="000D222A" w:rsidRDefault="000D222A" w:rsidP="0018422B">
            <w:pPr>
              <w:jc w:val="both"/>
              <w:rPr>
                <w:rFonts w:ascii="Arial" w:eastAsia="Arial" w:hAnsi="Arial"/>
                <w:sz w:val="22"/>
                <w:szCs w:val="22"/>
              </w:rPr>
            </w:pPr>
            <w:r>
              <w:rPr>
                <w:rFonts w:ascii="Arial" w:eastAsia="Arial" w:hAnsi="Arial"/>
                <w:sz w:val="22"/>
                <w:szCs w:val="22"/>
              </w:rPr>
              <w:t>To self-reflect, the clinic ask clients for feedback on their experience (survey form)</w:t>
            </w:r>
          </w:p>
        </w:tc>
      </w:tr>
      <w:tr w:rsidR="00741501" w14:paraId="2F49F1F8" w14:textId="77777777" w:rsidTr="00741501">
        <w:tc>
          <w:tcPr>
            <w:tcW w:w="2547" w:type="dxa"/>
          </w:tcPr>
          <w:p w14:paraId="44E57A67" w14:textId="1E98A068" w:rsidR="00741501" w:rsidRDefault="000D222A" w:rsidP="0018422B">
            <w:pPr>
              <w:jc w:val="both"/>
              <w:rPr>
                <w:rFonts w:ascii="Arial" w:eastAsia="Arial" w:hAnsi="Arial"/>
                <w:sz w:val="22"/>
                <w:szCs w:val="22"/>
              </w:rPr>
            </w:pPr>
            <w:r>
              <w:rPr>
                <w:rFonts w:ascii="Arial" w:eastAsia="Arial" w:hAnsi="Arial"/>
                <w:sz w:val="22"/>
                <w:szCs w:val="22"/>
              </w:rPr>
              <w:t>Nipissing</w:t>
            </w:r>
          </w:p>
        </w:tc>
        <w:tc>
          <w:tcPr>
            <w:tcW w:w="6803" w:type="dxa"/>
          </w:tcPr>
          <w:p w14:paraId="3FE3B7E6" w14:textId="77777777" w:rsidR="00741501" w:rsidRDefault="000D222A" w:rsidP="0018422B">
            <w:pPr>
              <w:jc w:val="both"/>
              <w:rPr>
                <w:rFonts w:ascii="Arial" w:eastAsia="Arial" w:hAnsi="Arial"/>
                <w:sz w:val="22"/>
                <w:szCs w:val="22"/>
              </w:rPr>
            </w:pPr>
            <w:r>
              <w:rPr>
                <w:rFonts w:ascii="Arial" w:eastAsia="Arial" w:hAnsi="Arial"/>
                <w:sz w:val="22"/>
                <w:szCs w:val="22"/>
              </w:rPr>
              <w:t>Physical space – make it welcoming</w:t>
            </w:r>
          </w:p>
          <w:tbl>
            <w:tblPr>
              <w:tblW w:w="0" w:type="auto"/>
              <w:tblInd w:w="10" w:type="dxa"/>
              <w:tblCellMar>
                <w:left w:w="0" w:type="dxa"/>
                <w:right w:w="0" w:type="dxa"/>
              </w:tblCellMar>
              <w:tblLook w:val="0000" w:firstRow="0" w:lastRow="0" w:firstColumn="0" w:lastColumn="0" w:noHBand="0" w:noVBand="0"/>
            </w:tblPr>
            <w:tblGrid>
              <w:gridCol w:w="6360"/>
            </w:tblGrid>
            <w:tr w:rsidR="000D222A" w:rsidRPr="000D222A" w14:paraId="367E3D11" w14:textId="77777777" w:rsidTr="00A7142E">
              <w:trPr>
                <w:trHeight w:val="240"/>
              </w:trPr>
              <w:tc>
                <w:tcPr>
                  <w:tcW w:w="6360" w:type="dxa"/>
                  <w:shd w:val="clear" w:color="auto" w:fill="auto"/>
                  <w:vAlign w:val="bottom"/>
                </w:tcPr>
                <w:p w14:paraId="3C80DBD5" w14:textId="77777777"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t>Conduct of staff - welcoming and informal</w:t>
                  </w:r>
                </w:p>
              </w:tc>
            </w:tr>
            <w:tr w:rsidR="000D222A" w:rsidRPr="000D222A" w14:paraId="35FC34A1" w14:textId="77777777" w:rsidTr="00A7142E">
              <w:trPr>
                <w:trHeight w:val="240"/>
              </w:trPr>
              <w:tc>
                <w:tcPr>
                  <w:tcW w:w="6360" w:type="dxa"/>
                  <w:shd w:val="clear" w:color="auto" w:fill="auto"/>
                  <w:vAlign w:val="bottom"/>
                </w:tcPr>
                <w:p w14:paraId="23F981FB" w14:textId="77777777"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t>Clear walkthroughs of the processes - don't rush or make</w:t>
                  </w:r>
                </w:p>
              </w:tc>
            </w:tr>
            <w:tr w:rsidR="000D222A" w:rsidRPr="000D222A" w14:paraId="5435A365" w14:textId="77777777" w:rsidTr="00A7142E">
              <w:trPr>
                <w:trHeight w:val="271"/>
              </w:trPr>
              <w:tc>
                <w:tcPr>
                  <w:tcW w:w="6360" w:type="dxa"/>
                  <w:shd w:val="clear" w:color="auto" w:fill="auto"/>
                  <w:vAlign w:val="bottom"/>
                </w:tcPr>
                <w:p w14:paraId="277BD20A" w14:textId="77777777"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lastRenderedPageBreak/>
                    <w:t>assumptions, inform clients of options</w:t>
                  </w:r>
                </w:p>
              </w:tc>
            </w:tr>
            <w:tr w:rsidR="000D222A" w:rsidRPr="000D222A" w14:paraId="73A2D1FC" w14:textId="77777777" w:rsidTr="00A7142E">
              <w:trPr>
                <w:trHeight w:val="449"/>
              </w:trPr>
              <w:tc>
                <w:tcPr>
                  <w:tcW w:w="6360" w:type="dxa"/>
                  <w:shd w:val="clear" w:color="auto" w:fill="auto"/>
                  <w:vAlign w:val="bottom"/>
                </w:tcPr>
                <w:p w14:paraId="28CA4AC3" w14:textId="2EC091AE" w:rsidR="000D222A" w:rsidRPr="000D222A" w:rsidRDefault="000D222A" w:rsidP="000D222A">
                  <w:pPr>
                    <w:spacing w:line="0" w:lineRule="atLeast"/>
                    <w:rPr>
                      <w:rFonts w:ascii="Arial" w:eastAsia="Arial" w:hAnsi="Arial"/>
                      <w:sz w:val="22"/>
                      <w:szCs w:val="22"/>
                    </w:rPr>
                  </w:pPr>
                  <w:r w:rsidRPr="000D222A">
                    <w:rPr>
                      <w:rFonts w:ascii="Arial" w:eastAsia="Arial" w:hAnsi="Arial"/>
                      <w:sz w:val="22"/>
                      <w:szCs w:val="22"/>
                    </w:rPr>
                    <w:t>Clients noted areas for improvement included creating a safe space</w:t>
                  </w:r>
                </w:p>
              </w:tc>
            </w:tr>
            <w:tr w:rsidR="000D222A" w:rsidRPr="000D222A" w14:paraId="71E39C30" w14:textId="77777777" w:rsidTr="00A7142E">
              <w:trPr>
                <w:trHeight w:val="240"/>
              </w:trPr>
              <w:tc>
                <w:tcPr>
                  <w:tcW w:w="6360" w:type="dxa"/>
                  <w:shd w:val="clear" w:color="auto" w:fill="auto"/>
                  <w:vAlign w:val="bottom"/>
                </w:tcPr>
                <w:p w14:paraId="485EA4C3" w14:textId="6F0DF874" w:rsidR="000D222A" w:rsidRPr="000D222A" w:rsidRDefault="000D222A" w:rsidP="000D222A">
                  <w:pPr>
                    <w:spacing w:line="0" w:lineRule="atLeast"/>
                    <w:rPr>
                      <w:rFonts w:ascii="Arial" w:eastAsia="Arial" w:hAnsi="Arial"/>
                      <w:sz w:val="22"/>
                      <w:szCs w:val="22"/>
                    </w:rPr>
                  </w:pPr>
                  <w:r>
                    <w:rPr>
                      <w:rFonts w:ascii="Arial" w:eastAsia="Arial" w:hAnsi="Arial"/>
                      <w:sz w:val="22"/>
                      <w:szCs w:val="22"/>
                    </w:rPr>
                    <w:t xml:space="preserve">Clients noted </w:t>
                  </w:r>
                  <w:r w:rsidRPr="000D222A">
                    <w:rPr>
                      <w:rFonts w:ascii="Arial" w:eastAsia="Arial" w:hAnsi="Arial"/>
                      <w:sz w:val="22"/>
                      <w:szCs w:val="22"/>
                    </w:rPr>
                    <w:t xml:space="preserve">having Indigenous staff, development </w:t>
                  </w:r>
                  <w:r>
                    <w:rPr>
                      <w:rFonts w:ascii="Arial" w:eastAsia="Arial" w:hAnsi="Arial"/>
                      <w:sz w:val="22"/>
                      <w:szCs w:val="22"/>
                    </w:rPr>
                    <w:t xml:space="preserve">of </w:t>
                  </w:r>
                  <w:r w:rsidRPr="000D222A">
                    <w:rPr>
                      <w:rFonts w:ascii="Arial" w:eastAsia="Arial" w:hAnsi="Arial"/>
                      <w:sz w:val="22"/>
                      <w:szCs w:val="22"/>
                    </w:rPr>
                    <w:t>more onlin</w:t>
                  </w:r>
                  <w:r>
                    <w:rPr>
                      <w:rFonts w:ascii="Arial" w:eastAsia="Arial" w:hAnsi="Arial"/>
                      <w:sz w:val="22"/>
                      <w:szCs w:val="22"/>
                    </w:rPr>
                    <w:t>e assistance</w:t>
                  </w:r>
                </w:p>
              </w:tc>
            </w:tr>
            <w:tr w:rsidR="000D222A" w:rsidRPr="000D222A" w14:paraId="46F0F8F3" w14:textId="77777777" w:rsidTr="00A7142E">
              <w:trPr>
                <w:trHeight w:val="240"/>
              </w:trPr>
              <w:tc>
                <w:tcPr>
                  <w:tcW w:w="6360" w:type="dxa"/>
                  <w:shd w:val="clear" w:color="auto" w:fill="auto"/>
                  <w:vAlign w:val="bottom"/>
                </w:tcPr>
                <w:p w14:paraId="43EBC4FD" w14:textId="14639745" w:rsidR="000D222A" w:rsidRPr="000D222A" w:rsidRDefault="000D222A" w:rsidP="000D222A">
                  <w:pPr>
                    <w:spacing w:line="0" w:lineRule="atLeast"/>
                    <w:rPr>
                      <w:rFonts w:ascii="Arial" w:eastAsia="Arial" w:hAnsi="Arial"/>
                      <w:sz w:val="22"/>
                      <w:szCs w:val="22"/>
                    </w:rPr>
                  </w:pPr>
                  <w:r>
                    <w:rPr>
                      <w:rFonts w:ascii="Arial" w:eastAsia="Arial" w:hAnsi="Arial"/>
                      <w:sz w:val="22"/>
                      <w:szCs w:val="22"/>
                    </w:rPr>
                    <w:t xml:space="preserve">Clients noted having </w:t>
                  </w:r>
                  <w:r w:rsidRPr="000D222A">
                    <w:rPr>
                      <w:rFonts w:ascii="Arial" w:eastAsia="Arial" w:hAnsi="Arial"/>
                      <w:sz w:val="22"/>
                      <w:szCs w:val="22"/>
                    </w:rPr>
                    <w:t>a handout of the services offered at the clinic with a flow chart of</w:t>
                  </w:r>
                  <w:r>
                    <w:rPr>
                      <w:rFonts w:ascii="Arial" w:eastAsia="Arial" w:hAnsi="Arial"/>
                      <w:sz w:val="22"/>
                      <w:szCs w:val="22"/>
                    </w:rPr>
                    <w:t xml:space="preserve"> specific processes – more transparent</w:t>
                  </w:r>
                </w:p>
              </w:tc>
            </w:tr>
            <w:tr w:rsidR="000D222A" w:rsidRPr="000D222A" w14:paraId="6C9670DF" w14:textId="77777777" w:rsidTr="00A7142E">
              <w:trPr>
                <w:trHeight w:val="271"/>
              </w:trPr>
              <w:tc>
                <w:tcPr>
                  <w:tcW w:w="6360" w:type="dxa"/>
                  <w:shd w:val="clear" w:color="auto" w:fill="auto"/>
                  <w:vAlign w:val="bottom"/>
                </w:tcPr>
                <w:p w14:paraId="258B505B" w14:textId="21D77A0F" w:rsidR="000D222A" w:rsidRPr="000D222A" w:rsidRDefault="000D222A" w:rsidP="000D222A">
                  <w:pPr>
                    <w:spacing w:line="0" w:lineRule="atLeast"/>
                    <w:rPr>
                      <w:rFonts w:ascii="Arial" w:eastAsia="Arial" w:hAnsi="Arial"/>
                      <w:sz w:val="22"/>
                      <w:szCs w:val="22"/>
                    </w:rPr>
                  </w:pPr>
                </w:p>
              </w:tc>
            </w:tr>
            <w:tr w:rsidR="000D222A" w:rsidRPr="000D222A" w14:paraId="40CA485A" w14:textId="77777777" w:rsidTr="00A7142E">
              <w:trPr>
                <w:trHeight w:val="86"/>
              </w:trPr>
              <w:tc>
                <w:tcPr>
                  <w:tcW w:w="6360" w:type="dxa"/>
                  <w:shd w:val="clear" w:color="auto" w:fill="auto"/>
                  <w:vAlign w:val="bottom"/>
                </w:tcPr>
                <w:p w14:paraId="62751598" w14:textId="77777777" w:rsidR="000D222A" w:rsidRPr="000D222A" w:rsidRDefault="000D222A" w:rsidP="000D222A">
                  <w:pPr>
                    <w:spacing w:line="0" w:lineRule="atLeast"/>
                    <w:rPr>
                      <w:rFonts w:ascii="Arial" w:eastAsia="Arial" w:hAnsi="Arial"/>
                      <w:sz w:val="22"/>
                      <w:szCs w:val="22"/>
                    </w:rPr>
                  </w:pPr>
                </w:p>
              </w:tc>
            </w:tr>
          </w:tbl>
          <w:p w14:paraId="3295938A" w14:textId="2AD4AFBB" w:rsidR="000D222A" w:rsidRDefault="000D222A" w:rsidP="0018422B">
            <w:pPr>
              <w:jc w:val="both"/>
              <w:rPr>
                <w:rFonts w:ascii="Arial" w:eastAsia="Arial" w:hAnsi="Arial"/>
                <w:sz w:val="22"/>
                <w:szCs w:val="22"/>
              </w:rPr>
            </w:pPr>
          </w:p>
        </w:tc>
      </w:tr>
      <w:tr w:rsidR="00741501" w14:paraId="2C78F693" w14:textId="77777777" w:rsidTr="00741501">
        <w:tc>
          <w:tcPr>
            <w:tcW w:w="2547" w:type="dxa"/>
          </w:tcPr>
          <w:p w14:paraId="42D492F5" w14:textId="678CE987" w:rsidR="00741501" w:rsidRDefault="000D222A" w:rsidP="0018422B">
            <w:pPr>
              <w:jc w:val="both"/>
              <w:rPr>
                <w:rFonts w:ascii="Arial" w:eastAsia="Arial" w:hAnsi="Arial"/>
                <w:sz w:val="22"/>
                <w:szCs w:val="22"/>
              </w:rPr>
            </w:pPr>
            <w:r>
              <w:rPr>
                <w:rFonts w:ascii="Arial" w:eastAsia="Arial" w:hAnsi="Arial"/>
                <w:sz w:val="22"/>
                <w:szCs w:val="22"/>
              </w:rPr>
              <w:lastRenderedPageBreak/>
              <w:t>Timmins-Temiskaming</w:t>
            </w:r>
          </w:p>
        </w:tc>
        <w:tc>
          <w:tcPr>
            <w:tcW w:w="6803" w:type="dxa"/>
          </w:tcPr>
          <w:p w14:paraId="2ED8C529"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desire to have more training around if clients would like to self-identify as Indigenous</w:t>
            </w:r>
          </w:p>
          <w:p w14:paraId="4D107476"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adding identifiers to email signatures</w:t>
            </w:r>
          </w:p>
          <w:p w14:paraId="0B50A00C"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concerns over efforts being misinterpreted and how this may damage relationships with clients</w:t>
            </w:r>
          </w:p>
          <w:p w14:paraId="2F18A348"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a need for more and ongoing training regarding Indigenous history and culture</w:t>
            </w:r>
          </w:p>
          <w:p w14:paraId="5F3CE077"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that visibility of clinic may be addressed by strengthening community partnerships</w:t>
            </w:r>
          </w:p>
          <w:p w14:paraId="3D7C10DE"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they use radio ads to promote services however this medium is not used as much</w:t>
            </w:r>
          </w:p>
          <w:p w14:paraId="5B9FF41B"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Clinic noted need for more training on how to use social media effectively to promote clinic services</w:t>
            </w:r>
          </w:p>
          <w:p w14:paraId="22649962" w14:textId="77777777" w:rsidR="000D222A" w:rsidRPr="000D222A" w:rsidRDefault="000D222A" w:rsidP="000D222A">
            <w:pPr>
              <w:rPr>
                <w:rFonts w:ascii="Arial" w:eastAsia="Arial" w:hAnsi="Arial"/>
                <w:sz w:val="22"/>
                <w:szCs w:val="22"/>
              </w:rPr>
            </w:pPr>
            <w:r w:rsidRPr="000D222A">
              <w:rPr>
                <w:rFonts w:ascii="Arial" w:eastAsia="Arial" w:hAnsi="Arial"/>
                <w:sz w:val="22"/>
                <w:szCs w:val="22"/>
              </w:rPr>
              <w:t xml:space="preserve">Clinic indicated they are in the process of developing an internal policy regarding the Truth and Reconciliation Commission </w:t>
            </w:r>
          </w:p>
          <w:p w14:paraId="70168F00" w14:textId="085D1BD2" w:rsidR="00741501" w:rsidRDefault="000D222A" w:rsidP="000D222A">
            <w:pPr>
              <w:jc w:val="both"/>
              <w:rPr>
                <w:rFonts w:ascii="Arial" w:eastAsia="Arial" w:hAnsi="Arial"/>
                <w:sz w:val="22"/>
                <w:szCs w:val="22"/>
              </w:rPr>
            </w:pPr>
            <w:r w:rsidRPr="000D222A">
              <w:rPr>
                <w:rFonts w:ascii="Arial" w:eastAsia="Arial" w:hAnsi="Arial"/>
                <w:sz w:val="22"/>
                <w:szCs w:val="22"/>
              </w:rPr>
              <w:t>Clinic noted need to hire a casework specifically for Indigenous clients and cited need for funds to do so</w:t>
            </w:r>
          </w:p>
        </w:tc>
      </w:tr>
    </w:tbl>
    <w:p w14:paraId="735745AF" w14:textId="77777777" w:rsidR="00741501" w:rsidRDefault="00741501" w:rsidP="0018422B">
      <w:pPr>
        <w:jc w:val="both"/>
        <w:rPr>
          <w:rFonts w:ascii="Arial" w:eastAsia="Arial" w:hAnsi="Arial"/>
          <w:sz w:val="22"/>
          <w:szCs w:val="22"/>
        </w:rPr>
      </w:pPr>
    </w:p>
    <w:p w14:paraId="73E5ED2D" w14:textId="77777777" w:rsidR="00A7142E" w:rsidRDefault="00A7142E" w:rsidP="0018422B">
      <w:pPr>
        <w:jc w:val="both"/>
        <w:rPr>
          <w:rFonts w:ascii="Arial" w:eastAsia="Arial" w:hAnsi="Arial"/>
          <w:sz w:val="22"/>
          <w:szCs w:val="22"/>
        </w:rPr>
      </w:pPr>
    </w:p>
    <w:p w14:paraId="706FA013" w14:textId="77777777" w:rsidR="00A7142E" w:rsidRDefault="00A7142E" w:rsidP="0018422B">
      <w:pPr>
        <w:jc w:val="both"/>
        <w:rPr>
          <w:rFonts w:ascii="Arial" w:eastAsia="Arial" w:hAnsi="Arial"/>
          <w:sz w:val="22"/>
          <w:szCs w:val="22"/>
        </w:rPr>
      </w:pPr>
    </w:p>
    <w:p w14:paraId="751B65A9" w14:textId="25311FE8" w:rsidR="00A7142E" w:rsidRDefault="00A7142E" w:rsidP="00A7142E">
      <w:pPr>
        <w:spacing w:line="0" w:lineRule="atLeast"/>
        <w:ind w:left="100"/>
        <w:rPr>
          <w:rFonts w:ascii="Arial" w:eastAsia="Arial" w:hAnsi="Arial"/>
          <w:b/>
          <w:sz w:val="28"/>
          <w:u w:val="single"/>
        </w:rPr>
      </w:pPr>
      <w:r>
        <w:rPr>
          <w:rFonts w:ascii="Arial" w:eastAsia="Arial" w:hAnsi="Arial"/>
          <w:b/>
          <w:sz w:val="28"/>
          <w:u w:val="single"/>
        </w:rPr>
        <w:t xml:space="preserve">Part </w:t>
      </w:r>
      <w:r w:rsidR="00DA6565">
        <w:rPr>
          <w:rFonts w:ascii="Arial" w:eastAsia="Arial" w:hAnsi="Arial"/>
          <w:b/>
          <w:sz w:val="28"/>
          <w:u w:val="single"/>
        </w:rPr>
        <w:t>Five</w:t>
      </w:r>
      <w:r>
        <w:rPr>
          <w:rFonts w:ascii="Arial" w:eastAsia="Arial" w:hAnsi="Arial"/>
          <w:b/>
          <w:sz w:val="28"/>
          <w:u w:val="single"/>
        </w:rPr>
        <w:t>: Legal Needs Analysis</w:t>
      </w:r>
    </w:p>
    <w:p w14:paraId="3717F78F" w14:textId="77777777" w:rsidR="00A7142E" w:rsidRDefault="00A7142E" w:rsidP="00A7142E">
      <w:pPr>
        <w:spacing w:line="353" w:lineRule="exact"/>
        <w:rPr>
          <w:rFonts w:ascii="Times New Roman" w:eastAsia="Times New Roman" w:hAnsi="Times New Roman"/>
        </w:rPr>
      </w:pPr>
    </w:p>
    <w:p w14:paraId="2D8109D5" w14:textId="3EB96F4A" w:rsidR="00A7142E" w:rsidRDefault="00A7142E" w:rsidP="00A7142E">
      <w:pPr>
        <w:ind w:left="100" w:right="20"/>
        <w:jc w:val="both"/>
        <w:rPr>
          <w:rFonts w:ascii="Arial" w:eastAsia="Arial" w:hAnsi="Arial"/>
          <w:sz w:val="22"/>
        </w:rPr>
      </w:pPr>
      <w:r>
        <w:rPr>
          <w:rFonts w:ascii="Arial" w:eastAsia="Arial" w:hAnsi="Arial"/>
          <w:sz w:val="22"/>
        </w:rPr>
        <w:t xml:space="preserve">Part 3 of the report </w:t>
      </w:r>
      <w:r>
        <w:rPr>
          <w:rFonts w:ascii="Gautami" w:eastAsia="Gautami" w:hAnsi="Gautami"/>
          <w:sz w:val="22"/>
        </w:rPr>
        <w:t>​</w:t>
      </w:r>
      <w:r>
        <w:rPr>
          <w:rFonts w:ascii="Arial" w:eastAsia="Arial" w:hAnsi="Arial"/>
          <w:sz w:val="22"/>
        </w:rPr>
        <w:t xml:space="preserve">provides an analysis of the responses provided by the staff and clients. Where applicable, responses from </w:t>
      </w:r>
      <w:r w:rsidR="00617B75">
        <w:rPr>
          <w:rFonts w:ascii="Arial" w:eastAsia="Arial" w:hAnsi="Arial"/>
          <w:sz w:val="22"/>
        </w:rPr>
        <w:t xml:space="preserve">the </w:t>
      </w:r>
      <w:r>
        <w:rPr>
          <w:rFonts w:ascii="Arial" w:eastAsia="Arial" w:hAnsi="Arial"/>
          <w:sz w:val="22"/>
        </w:rPr>
        <w:t>board of directors have been included. This analysis is in part an interpretation of the findings. The analysis considers the existing legal needs of Indigenous clients, the barriers to fulfilling said needs, and the wise practices recommended to improve service provision.</w:t>
      </w:r>
    </w:p>
    <w:p w14:paraId="4A6304E6" w14:textId="77777777" w:rsidR="00A7142E" w:rsidRDefault="00A7142E" w:rsidP="00A7142E">
      <w:pPr>
        <w:jc w:val="both"/>
        <w:rPr>
          <w:rFonts w:ascii="Times New Roman" w:eastAsia="Times New Roman" w:hAnsi="Times New Roman"/>
        </w:rPr>
      </w:pPr>
    </w:p>
    <w:p w14:paraId="53BFC132" w14:textId="77777777" w:rsidR="00A7142E" w:rsidRDefault="00A7142E" w:rsidP="00A7142E">
      <w:pPr>
        <w:ind w:left="100"/>
        <w:jc w:val="both"/>
        <w:rPr>
          <w:rFonts w:ascii="Arial" w:eastAsia="Arial" w:hAnsi="Arial"/>
          <w:sz w:val="22"/>
        </w:rPr>
      </w:pPr>
      <w:r>
        <w:rPr>
          <w:rFonts w:ascii="Arial" w:eastAsia="Arial" w:hAnsi="Arial"/>
          <w:sz w:val="22"/>
        </w:rPr>
        <w:t xml:space="preserve">While Part 2 summarized participant responses separately, our assessment of clinic responses suggests the need for a holistic approach to addressing gaps in providing legal services to Indigenous clients. In </w:t>
      </w:r>
      <w:r>
        <w:rPr>
          <w:rFonts w:ascii="Gautami" w:eastAsia="Gautami" w:hAnsi="Gautami"/>
          <w:sz w:val="22"/>
        </w:rPr>
        <w:t>​</w:t>
      </w:r>
      <w:r>
        <w:rPr>
          <w:rFonts w:ascii="Arial" w:eastAsia="Arial" w:hAnsi="Arial"/>
          <w:sz w:val="22"/>
        </w:rPr>
        <w:t>order to understand the full scope of the response provided by participants, each issue and question must be considered in connection with the others.</w:t>
      </w:r>
    </w:p>
    <w:p w14:paraId="7E638C9A" w14:textId="77777777" w:rsidR="00A7142E" w:rsidRDefault="00A7142E" w:rsidP="00A7142E">
      <w:pPr>
        <w:jc w:val="both"/>
        <w:rPr>
          <w:rFonts w:ascii="Times New Roman" w:eastAsia="Times New Roman" w:hAnsi="Times New Roman"/>
        </w:rPr>
      </w:pPr>
    </w:p>
    <w:p w14:paraId="4C15F04C" w14:textId="6AEF52B5" w:rsidR="00A7142E" w:rsidRDefault="00A7142E" w:rsidP="00A7142E">
      <w:pPr>
        <w:ind w:left="100" w:right="68"/>
        <w:jc w:val="both"/>
        <w:rPr>
          <w:rFonts w:ascii="Arial" w:eastAsia="Arial" w:hAnsi="Arial"/>
          <w:sz w:val="22"/>
        </w:rPr>
      </w:pPr>
      <w:r>
        <w:rPr>
          <w:rFonts w:ascii="Arial" w:eastAsia="Arial" w:hAnsi="Arial"/>
          <w:sz w:val="22"/>
        </w:rPr>
        <w:t xml:space="preserve">Upon reviewing the responses from participants, it was found that unmet legal needs are a result of both overlapping barriers to accessing legal clinic services and mandate/scope limitations of CLCs. Therefore, understanding the unmet legal needs of low-income Indigenous clients requires not only addressing the specific areas of law that are </w:t>
      </w:r>
      <w:r w:rsidR="002941C8">
        <w:rPr>
          <w:rFonts w:ascii="Arial" w:eastAsia="Arial" w:hAnsi="Arial"/>
          <w:sz w:val="22"/>
        </w:rPr>
        <w:t>underserviced</w:t>
      </w:r>
      <w:r>
        <w:rPr>
          <w:rFonts w:ascii="Arial" w:eastAsia="Arial" w:hAnsi="Arial"/>
          <w:sz w:val="22"/>
        </w:rPr>
        <w:t xml:space="preserve"> but also the barriers to service in general.</w:t>
      </w:r>
    </w:p>
    <w:p w14:paraId="4DAE22CA" w14:textId="77777777" w:rsidR="00A7142E" w:rsidRDefault="00A7142E" w:rsidP="0018422B">
      <w:pPr>
        <w:jc w:val="both"/>
        <w:rPr>
          <w:rFonts w:ascii="Arial" w:eastAsia="Arial" w:hAnsi="Arial"/>
          <w:sz w:val="22"/>
          <w:szCs w:val="22"/>
        </w:rPr>
      </w:pPr>
    </w:p>
    <w:p w14:paraId="4601A9A0" w14:textId="77777777" w:rsidR="00A7142E" w:rsidRDefault="00A7142E" w:rsidP="00A7142E">
      <w:pPr>
        <w:spacing w:line="0" w:lineRule="atLeast"/>
        <w:ind w:left="100"/>
        <w:rPr>
          <w:rFonts w:ascii="Arial" w:eastAsia="Arial" w:hAnsi="Arial"/>
          <w:sz w:val="22"/>
        </w:rPr>
      </w:pPr>
      <w:r>
        <w:rPr>
          <w:rFonts w:ascii="Arial" w:eastAsia="Arial" w:hAnsi="Arial"/>
          <w:sz w:val="22"/>
        </w:rPr>
        <w:t>As such, the following analysis has been organized into three key areas of consideration:</w:t>
      </w:r>
    </w:p>
    <w:p w14:paraId="48D53A9D" w14:textId="77777777" w:rsidR="00A7142E" w:rsidRDefault="00A7142E" w:rsidP="00A7142E">
      <w:pPr>
        <w:spacing w:line="348" w:lineRule="exact"/>
        <w:rPr>
          <w:rFonts w:ascii="Times New Roman" w:eastAsia="Times New Roman" w:hAnsi="Times New Roman"/>
        </w:rPr>
      </w:pPr>
    </w:p>
    <w:p w14:paraId="37366A8F" w14:textId="77777777" w:rsidR="00A7142E" w:rsidRPr="002941C8" w:rsidRDefault="00A7142E" w:rsidP="002941C8">
      <w:pPr>
        <w:pStyle w:val="ListParagraph"/>
        <w:numPr>
          <w:ilvl w:val="0"/>
          <w:numId w:val="8"/>
        </w:numPr>
        <w:tabs>
          <w:tab w:val="left" w:pos="820"/>
        </w:tabs>
        <w:rPr>
          <w:rFonts w:ascii="Arial" w:eastAsia="Arial" w:hAnsi="Arial"/>
          <w:sz w:val="22"/>
        </w:rPr>
      </w:pPr>
      <w:r w:rsidRPr="002941C8">
        <w:rPr>
          <w:rFonts w:ascii="Arial" w:eastAsia="Arial" w:hAnsi="Arial"/>
          <w:sz w:val="22"/>
        </w:rPr>
        <w:lastRenderedPageBreak/>
        <w:t>Barriers to accessing legal services regardless of the types of services required</w:t>
      </w:r>
    </w:p>
    <w:p w14:paraId="3DA2BB67" w14:textId="77777777" w:rsidR="00A7142E" w:rsidRDefault="00A7142E" w:rsidP="002941C8">
      <w:pPr>
        <w:rPr>
          <w:rFonts w:ascii="Arial" w:eastAsia="Arial" w:hAnsi="Arial"/>
          <w:sz w:val="22"/>
        </w:rPr>
      </w:pPr>
    </w:p>
    <w:p w14:paraId="2D471981" w14:textId="77777777" w:rsidR="002941C8" w:rsidRDefault="00A7142E" w:rsidP="002941C8">
      <w:pPr>
        <w:pStyle w:val="ListParagraph"/>
        <w:numPr>
          <w:ilvl w:val="0"/>
          <w:numId w:val="8"/>
        </w:numPr>
        <w:tabs>
          <w:tab w:val="left" w:pos="820"/>
        </w:tabs>
        <w:rPr>
          <w:rFonts w:ascii="Arial" w:eastAsia="Arial" w:hAnsi="Arial"/>
          <w:sz w:val="22"/>
        </w:rPr>
      </w:pPr>
      <w:r w:rsidRPr="002941C8">
        <w:rPr>
          <w:rFonts w:ascii="Arial" w:eastAsia="Arial" w:hAnsi="Arial"/>
          <w:sz w:val="22"/>
        </w:rPr>
        <w:t>Jurisdictional and mandate considerations</w:t>
      </w:r>
    </w:p>
    <w:p w14:paraId="1BAA3A6A" w14:textId="77777777" w:rsidR="002941C8" w:rsidRPr="002941C8" w:rsidRDefault="002941C8" w:rsidP="002941C8">
      <w:pPr>
        <w:pStyle w:val="ListParagraph"/>
        <w:rPr>
          <w:rFonts w:ascii="Arial" w:eastAsia="Arial" w:hAnsi="Arial"/>
          <w:sz w:val="22"/>
        </w:rPr>
      </w:pPr>
    </w:p>
    <w:p w14:paraId="511DD2F5" w14:textId="3DA991B1" w:rsidR="002941C8" w:rsidRPr="002941C8" w:rsidRDefault="002941C8" w:rsidP="002941C8">
      <w:pPr>
        <w:pStyle w:val="ListParagraph"/>
        <w:numPr>
          <w:ilvl w:val="0"/>
          <w:numId w:val="8"/>
        </w:numPr>
        <w:tabs>
          <w:tab w:val="left" w:pos="820"/>
        </w:tabs>
        <w:rPr>
          <w:rFonts w:ascii="Arial" w:eastAsia="Arial" w:hAnsi="Arial"/>
          <w:sz w:val="22"/>
        </w:rPr>
      </w:pPr>
      <w:r w:rsidRPr="002941C8">
        <w:rPr>
          <w:rFonts w:ascii="Arial" w:eastAsia="Arial" w:hAnsi="Arial"/>
          <w:sz w:val="22"/>
        </w:rPr>
        <w:t>Current and anticipated unmet legal needs in terms of areas of law</w:t>
      </w:r>
    </w:p>
    <w:p w14:paraId="0032E929" w14:textId="77777777" w:rsidR="002941C8" w:rsidRPr="002941C8" w:rsidRDefault="002941C8" w:rsidP="002941C8">
      <w:pPr>
        <w:rPr>
          <w:rFonts w:ascii="Times New Roman" w:eastAsia="Times New Roman" w:hAnsi="Times New Roman"/>
          <w:bCs/>
          <w:i/>
          <w:iCs/>
        </w:rPr>
      </w:pPr>
    </w:p>
    <w:p w14:paraId="320B5088" w14:textId="77777777" w:rsidR="002941C8" w:rsidRPr="002941C8" w:rsidRDefault="002941C8" w:rsidP="002941C8">
      <w:pPr>
        <w:spacing w:line="0" w:lineRule="atLeast"/>
        <w:rPr>
          <w:rFonts w:ascii="Arial" w:eastAsia="Arial" w:hAnsi="Arial"/>
          <w:bCs/>
          <w:i/>
          <w:iCs/>
          <w:sz w:val="24"/>
          <w:u w:val="single"/>
        </w:rPr>
      </w:pPr>
      <w:r w:rsidRPr="002941C8">
        <w:rPr>
          <w:rFonts w:ascii="Arial" w:eastAsia="Arial" w:hAnsi="Arial"/>
          <w:bCs/>
          <w:i/>
          <w:iCs/>
          <w:sz w:val="24"/>
          <w:u w:val="single"/>
        </w:rPr>
        <w:t>Barriers to Accessing Legal Services</w:t>
      </w:r>
    </w:p>
    <w:p w14:paraId="771D392F" w14:textId="77777777" w:rsidR="002941C8" w:rsidRDefault="002941C8" w:rsidP="002941C8">
      <w:pPr>
        <w:spacing w:line="364" w:lineRule="exact"/>
        <w:rPr>
          <w:rFonts w:ascii="Times New Roman" w:eastAsia="Times New Roman" w:hAnsi="Times New Roman"/>
        </w:rPr>
      </w:pPr>
    </w:p>
    <w:p w14:paraId="3727C0BA" w14:textId="33AE95C4" w:rsidR="002941C8" w:rsidRDefault="002941C8" w:rsidP="002941C8">
      <w:pPr>
        <w:jc w:val="both"/>
        <w:rPr>
          <w:rFonts w:ascii="Arial" w:eastAsia="Arial" w:hAnsi="Arial"/>
          <w:sz w:val="22"/>
        </w:rPr>
      </w:pPr>
      <w:r>
        <w:rPr>
          <w:rFonts w:ascii="Arial" w:eastAsia="Arial" w:hAnsi="Arial"/>
          <w:sz w:val="22"/>
        </w:rPr>
        <w:t>A central theme in responses from all three participant groups noted the logistical challenges of providing community services to remote communities facing social and economic stress. These stressors are compounded by the added complexities of historic and generational trauma experienced by Indigenous peoples11</w:t>
      </w:r>
      <w:r>
        <w:rPr>
          <w:rStyle w:val="FootnoteReference"/>
          <w:rFonts w:ascii="Arial" w:eastAsia="Arial" w:hAnsi="Arial"/>
          <w:sz w:val="22"/>
        </w:rPr>
        <w:footnoteReference w:id="11"/>
      </w:r>
      <w:r>
        <w:rPr>
          <w:rFonts w:ascii="Arial" w:eastAsia="Arial" w:hAnsi="Arial"/>
          <w:sz w:val="22"/>
        </w:rPr>
        <w:t>. Participant responses highlight how these tangible and intangible factors are inextricably linked when it comes to identifying and addressing service provision gaps for Indigenous clients.</w:t>
      </w:r>
    </w:p>
    <w:p w14:paraId="0B1974C4" w14:textId="77777777" w:rsidR="002941C8" w:rsidRDefault="002941C8" w:rsidP="002941C8">
      <w:pPr>
        <w:rPr>
          <w:rFonts w:ascii="Times New Roman" w:eastAsia="Times New Roman" w:hAnsi="Times New Roman"/>
        </w:rPr>
      </w:pPr>
    </w:p>
    <w:p w14:paraId="6AA14AD5" w14:textId="77777777" w:rsidR="002941C8" w:rsidRPr="002941C8" w:rsidRDefault="002941C8" w:rsidP="002941C8">
      <w:pPr>
        <w:spacing w:line="0" w:lineRule="atLeast"/>
        <w:rPr>
          <w:rFonts w:ascii="Arial" w:eastAsia="Arial" w:hAnsi="Arial"/>
          <w:bCs/>
          <w:i/>
          <w:iCs/>
          <w:sz w:val="22"/>
        </w:rPr>
      </w:pPr>
      <w:r w:rsidRPr="002941C8">
        <w:rPr>
          <w:rFonts w:ascii="Arial" w:eastAsia="Arial" w:hAnsi="Arial"/>
          <w:bCs/>
          <w:i/>
          <w:iCs/>
          <w:sz w:val="22"/>
        </w:rPr>
        <w:t>Access Gaps</w:t>
      </w:r>
    </w:p>
    <w:p w14:paraId="48C0C018" w14:textId="77777777" w:rsidR="002941C8" w:rsidRDefault="002941C8" w:rsidP="002941C8">
      <w:pPr>
        <w:spacing w:line="58" w:lineRule="exact"/>
        <w:rPr>
          <w:rFonts w:ascii="Times New Roman" w:eastAsia="Times New Roman" w:hAnsi="Times New Roman"/>
        </w:rPr>
      </w:pPr>
    </w:p>
    <w:p w14:paraId="25963615" w14:textId="336402D2" w:rsidR="002941C8" w:rsidRDefault="002941C8" w:rsidP="002941C8">
      <w:pPr>
        <w:spacing w:line="318" w:lineRule="auto"/>
        <w:ind w:right="20"/>
        <w:jc w:val="both"/>
        <w:rPr>
          <w:rFonts w:ascii="Arial" w:eastAsia="Arial" w:hAnsi="Arial"/>
          <w:sz w:val="22"/>
        </w:rPr>
      </w:pPr>
      <w:r>
        <w:rPr>
          <w:rFonts w:ascii="Arial" w:eastAsia="Arial" w:hAnsi="Arial"/>
          <w:sz w:val="22"/>
        </w:rPr>
        <w:t>As noted in Part 2, clinic staff and clients highlighted key areas that presented barriers to accessing legal services:</w:t>
      </w:r>
    </w:p>
    <w:p w14:paraId="0EA5838C" w14:textId="77777777" w:rsidR="002941C8" w:rsidRDefault="002941C8" w:rsidP="002941C8">
      <w:pPr>
        <w:spacing w:line="221" w:lineRule="exact"/>
        <w:rPr>
          <w:rFonts w:ascii="Times New Roman" w:eastAsia="Times New Roman" w:hAnsi="Times New Roman"/>
        </w:rPr>
      </w:pPr>
    </w:p>
    <w:p w14:paraId="7EB44302"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Homelessness/transient/lack of housing</w:t>
      </w:r>
    </w:p>
    <w:p w14:paraId="647BA9EC" w14:textId="77777777" w:rsidR="002941C8" w:rsidRDefault="002941C8" w:rsidP="002941C8">
      <w:pPr>
        <w:spacing w:line="47" w:lineRule="exact"/>
        <w:rPr>
          <w:rFonts w:ascii="Arial" w:eastAsia="Arial" w:hAnsi="Arial"/>
          <w:sz w:val="22"/>
        </w:rPr>
      </w:pPr>
    </w:p>
    <w:p w14:paraId="7732A8DC"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Transportation/distance</w:t>
      </w:r>
    </w:p>
    <w:p w14:paraId="6D84EFDD" w14:textId="77777777" w:rsidR="002941C8" w:rsidRDefault="002941C8" w:rsidP="002941C8">
      <w:pPr>
        <w:spacing w:line="47" w:lineRule="exact"/>
        <w:rPr>
          <w:rFonts w:ascii="Arial" w:eastAsia="Arial" w:hAnsi="Arial"/>
          <w:sz w:val="22"/>
        </w:rPr>
      </w:pPr>
    </w:p>
    <w:p w14:paraId="1FF2D983"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Technology</w:t>
      </w:r>
    </w:p>
    <w:p w14:paraId="428F438B" w14:textId="77777777" w:rsidR="002941C8" w:rsidRDefault="002941C8" w:rsidP="002941C8">
      <w:pPr>
        <w:spacing w:line="47" w:lineRule="exact"/>
        <w:rPr>
          <w:rFonts w:ascii="Arial" w:eastAsia="Arial" w:hAnsi="Arial"/>
          <w:sz w:val="22"/>
        </w:rPr>
      </w:pPr>
    </w:p>
    <w:p w14:paraId="0D1EF3E1"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Knowledge gaps (i.e. awareness of services)</w:t>
      </w:r>
    </w:p>
    <w:p w14:paraId="777EC40B" w14:textId="77777777" w:rsidR="002941C8" w:rsidRDefault="002941C8" w:rsidP="002941C8">
      <w:pPr>
        <w:spacing w:line="47" w:lineRule="exact"/>
        <w:rPr>
          <w:rFonts w:ascii="Arial" w:eastAsia="Arial" w:hAnsi="Arial"/>
          <w:sz w:val="22"/>
        </w:rPr>
      </w:pPr>
    </w:p>
    <w:p w14:paraId="5533DADF"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Translation and language</w:t>
      </w:r>
    </w:p>
    <w:p w14:paraId="41608709" w14:textId="77777777" w:rsidR="002941C8" w:rsidRDefault="002941C8" w:rsidP="002941C8">
      <w:pPr>
        <w:spacing w:line="47" w:lineRule="exact"/>
        <w:rPr>
          <w:rFonts w:ascii="Arial" w:eastAsia="Arial" w:hAnsi="Arial"/>
          <w:sz w:val="22"/>
        </w:rPr>
      </w:pPr>
    </w:p>
    <w:p w14:paraId="2F293EEF"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Addictions and mental health</w:t>
      </w:r>
    </w:p>
    <w:p w14:paraId="5C60286B" w14:textId="77777777" w:rsidR="002941C8" w:rsidRDefault="002941C8" w:rsidP="002941C8">
      <w:pPr>
        <w:spacing w:line="47" w:lineRule="exact"/>
        <w:rPr>
          <w:rFonts w:ascii="Arial" w:eastAsia="Arial" w:hAnsi="Arial"/>
          <w:sz w:val="22"/>
        </w:rPr>
      </w:pPr>
    </w:p>
    <w:p w14:paraId="6FFB89A7" w14:textId="77777777" w:rsidR="002941C8" w:rsidRDefault="002941C8" w:rsidP="002941C8">
      <w:pPr>
        <w:numPr>
          <w:ilvl w:val="0"/>
          <w:numId w:val="15"/>
        </w:numPr>
        <w:tabs>
          <w:tab w:val="left" w:pos="720"/>
        </w:tabs>
        <w:spacing w:line="0" w:lineRule="atLeast"/>
        <w:ind w:left="720" w:hanging="358"/>
        <w:rPr>
          <w:rFonts w:ascii="Arial" w:eastAsia="Arial" w:hAnsi="Arial"/>
          <w:sz w:val="22"/>
        </w:rPr>
      </w:pPr>
      <w:r>
        <w:rPr>
          <w:rFonts w:ascii="Arial" w:eastAsia="Arial" w:hAnsi="Arial"/>
          <w:sz w:val="22"/>
        </w:rPr>
        <w:t>Cultural barriers/trust</w:t>
      </w:r>
    </w:p>
    <w:p w14:paraId="1FDCC461" w14:textId="77777777" w:rsidR="002941C8" w:rsidRDefault="002941C8" w:rsidP="002941C8">
      <w:pPr>
        <w:spacing w:line="348" w:lineRule="exact"/>
        <w:rPr>
          <w:rFonts w:ascii="Times New Roman" w:eastAsia="Times New Roman" w:hAnsi="Times New Roman"/>
        </w:rPr>
      </w:pPr>
    </w:p>
    <w:p w14:paraId="736688B0" w14:textId="77777777" w:rsidR="002941C8" w:rsidRDefault="002941C8" w:rsidP="002941C8">
      <w:pPr>
        <w:ind w:right="23"/>
        <w:jc w:val="both"/>
        <w:rPr>
          <w:rFonts w:ascii="Arial" w:eastAsia="Arial" w:hAnsi="Arial"/>
          <w:sz w:val="22"/>
        </w:rPr>
      </w:pPr>
      <w:r>
        <w:rPr>
          <w:rFonts w:ascii="Arial" w:eastAsia="Arial" w:hAnsi="Arial"/>
          <w:sz w:val="22"/>
        </w:rPr>
        <w:t>These identified gaps are interconnected and mutually reinforcing in nature, and therefore, they must be understood in connection to each other.</w:t>
      </w:r>
    </w:p>
    <w:p w14:paraId="3F96C4C5" w14:textId="77777777" w:rsidR="002941C8" w:rsidRDefault="002941C8" w:rsidP="002941C8">
      <w:pPr>
        <w:spacing w:line="191" w:lineRule="exact"/>
        <w:rPr>
          <w:rFonts w:ascii="Times New Roman" w:eastAsia="Times New Roman" w:hAnsi="Times New Roman"/>
        </w:rPr>
      </w:pPr>
    </w:p>
    <w:p w14:paraId="160784B9" w14:textId="640CF870" w:rsidR="002941C8" w:rsidRDefault="002941C8" w:rsidP="002941C8">
      <w:pPr>
        <w:jc w:val="both"/>
        <w:rPr>
          <w:rFonts w:ascii="Arial" w:eastAsia="Arial" w:hAnsi="Arial"/>
          <w:sz w:val="22"/>
        </w:rPr>
      </w:pPr>
      <w:r>
        <w:rPr>
          <w:rFonts w:ascii="Arial" w:eastAsia="Arial" w:hAnsi="Arial"/>
          <w:b/>
          <w:sz w:val="22"/>
        </w:rPr>
        <w:t xml:space="preserve">Homelessness and lack of housing </w:t>
      </w:r>
      <w:r>
        <w:rPr>
          <w:rFonts w:ascii="Gautami" w:eastAsia="Gautami" w:hAnsi="Gautami"/>
          <w:sz w:val="22"/>
        </w:rPr>
        <w:t>​</w:t>
      </w:r>
      <w:r>
        <w:rPr>
          <w:rFonts w:ascii="Arial" w:eastAsia="Arial" w:hAnsi="Arial"/>
          <w:sz w:val="22"/>
        </w:rPr>
        <w:t>create a barrier to accessing public services across</w:t>
      </w:r>
      <w:r>
        <w:rPr>
          <w:rFonts w:ascii="Arial" w:eastAsia="Arial" w:hAnsi="Arial"/>
          <w:b/>
          <w:sz w:val="22"/>
        </w:rPr>
        <w:t xml:space="preserve"> </w:t>
      </w:r>
      <w:r>
        <w:rPr>
          <w:rFonts w:ascii="Arial" w:eastAsia="Arial" w:hAnsi="Arial"/>
          <w:sz w:val="22"/>
        </w:rPr>
        <w:t>the board. At the most basic level, communicating with, sending formal documents to, and keeping in contact with clients who do not have a permanent address is challenging. Our analysis found that in many instances homelessness puts Indigenous community members at risk of criminal charges and jail time. Homelessness is part of a larger cycle of poverty linked to other historic and continual economic and social conditions including mental health issues, addictions, childhood trauma, and domestic violence</w:t>
      </w:r>
      <w:r w:rsidR="0045739C">
        <w:rPr>
          <w:rStyle w:val="FootnoteReference"/>
          <w:rFonts w:ascii="Arial" w:eastAsia="Arial" w:hAnsi="Arial"/>
          <w:sz w:val="22"/>
        </w:rPr>
        <w:footnoteReference w:id="12"/>
      </w:r>
      <w:r>
        <w:rPr>
          <w:rFonts w:ascii="Arial" w:eastAsia="Arial" w:hAnsi="Arial"/>
          <w:sz w:val="22"/>
        </w:rPr>
        <w:t>. As such, addressing homelessness as an access barrier requires taking a holistic view of how clients come to be homeless, how institutional responses play a role in upholding this cycle of poverty, and what alternative services clients may need.</w:t>
      </w:r>
    </w:p>
    <w:p w14:paraId="397B67CD" w14:textId="77777777" w:rsidR="002941C8" w:rsidRDefault="002941C8" w:rsidP="002941C8">
      <w:pPr>
        <w:rPr>
          <w:rFonts w:ascii="Times New Roman" w:eastAsia="Times New Roman" w:hAnsi="Times New Roman"/>
        </w:rPr>
      </w:pPr>
    </w:p>
    <w:p w14:paraId="4E49FEF6" w14:textId="51BF4FC4" w:rsidR="002941C8" w:rsidRDefault="002941C8" w:rsidP="002941C8">
      <w:pPr>
        <w:jc w:val="both"/>
        <w:rPr>
          <w:rFonts w:ascii="Arial" w:eastAsia="Arial" w:hAnsi="Arial"/>
          <w:sz w:val="22"/>
        </w:rPr>
      </w:pPr>
      <w:r>
        <w:rPr>
          <w:rFonts w:ascii="Arial" w:eastAsia="Arial" w:hAnsi="Arial"/>
          <w:sz w:val="22"/>
        </w:rPr>
        <w:t xml:space="preserve">Connected to transience and homelessness is the need for </w:t>
      </w:r>
      <w:r w:rsidR="00A620A2">
        <w:rPr>
          <w:rFonts w:ascii="Arial" w:eastAsia="Arial" w:hAnsi="Arial"/>
          <w:sz w:val="22"/>
        </w:rPr>
        <w:t>government-issued</w:t>
      </w:r>
      <w:r>
        <w:rPr>
          <w:rFonts w:ascii="Arial" w:eastAsia="Arial" w:hAnsi="Arial"/>
          <w:sz w:val="22"/>
        </w:rPr>
        <w:t xml:space="preserve"> ID. Several clinics noted they frequently provide ID services for clients which in turn allows clients to access other public services which require ID, or there was an unmet need in identification services.</w:t>
      </w:r>
    </w:p>
    <w:p w14:paraId="124CE013" w14:textId="77777777" w:rsidR="00A7142E" w:rsidRDefault="00A7142E" w:rsidP="0018422B">
      <w:pPr>
        <w:jc w:val="both"/>
        <w:rPr>
          <w:rFonts w:ascii="Arial" w:eastAsia="Arial" w:hAnsi="Arial"/>
          <w:sz w:val="22"/>
          <w:szCs w:val="22"/>
        </w:rPr>
      </w:pPr>
    </w:p>
    <w:p w14:paraId="3033E357" w14:textId="77777777" w:rsidR="0045739C" w:rsidRDefault="0045739C" w:rsidP="0045739C">
      <w:pPr>
        <w:ind w:right="20"/>
        <w:jc w:val="both"/>
        <w:rPr>
          <w:rFonts w:ascii="Arial" w:eastAsia="Arial" w:hAnsi="Arial"/>
          <w:sz w:val="22"/>
        </w:rPr>
      </w:pPr>
      <w:r>
        <w:rPr>
          <w:rFonts w:ascii="Arial" w:eastAsia="Arial" w:hAnsi="Arial"/>
          <w:b/>
          <w:sz w:val="22"/>
        </w:rPr>
        <w:t xml:space="preserve">Geography and isolation </w:t>
      </w:r>
      <w:r>
        <w:rPr>
          <w:rFonts w:ascii="Gautami" w:eastAsia="Gautami" w:hAnsi="Gautami"/>
          <w:sz w:val="22"/>
        </w:rPr>
        <w:t>​</w:t>
      </w:r>
      <w:r>
        <w:rPr>
          <w:rFonts w:ascii="Arial" w:eastAsia="Arial" w:hAnsi="Arial"/>
          <w:sz w:val="22"/>
        </w:rPr>
        <w:t>present unique challenges for clinics looking to provide services</w:t>
      </w:r>
      <w:r>
        <w:rPr>
          <w:rFonts w:ascii="Arial" w:eastAsia="Arial" w:hAnsi="Arial"/>
          <w:b/>
          <w:sz w:val="22"/>
        </w:rPr>
        <w:t xml:space="preserve"> </w:t>
      </w:r>
      <w:r>
        <w:rPr>
          <w:rFonts w:ascii="Arial" w:eastAsia="Arial" w:hAnsi="Arial"/>
          <w:sz w:val="22"/>
        </w:rPr>
        <w:t xml:space="preserve">to rural communities. The issue of transportation for clients was at the forefront of many clinic responses with </w:t>
      </w:r>
      <w:r w:rsidRPr="00AC0ECA">
        <w:rPr>
          <w:rFonts w:ascii="Arial" w:eastAsia="Arial" w:hAnsi="Arial"/>
          <w:sz w:val="22"/>
        </w:rPr>
        <w:t>seven of the interviewed</w:t>
      </w:r>
      <w:r>
        <w:rPr>
          <w:rFonts w:ascii="Arial" w:eastAsia="Arial" w:hAnsi="Arial"/>
          <w:sz w:val="22"/>
        </w:rPr>
        <w:t xml:space="preserve"> clinics noting it was a barrier to providing services. A lack of public transit undoubtedly impacts the ability of those seeking clinic services; however, the sheer distance and geographical considerations of rural communities make viable solutions much more intricate than increasing municipally funded transportation. For example, Lake Country staff highlighted a complete lack of affordable public transportation which made accessing the clinic impossible for many clients (as the only alternative was an expensive cab ride). Clients in Kirkland Lake (Timmins-Temiskaming catchment area) noted the lack of a physical clinic in Kirkland Lake as a barrier as many individuals who need to access services do not have reliable transportation to Timmins.</w:t>
      </w:r>
    </w:p>
    <w:p w14:paraId="51A5519A" w14:textId="77777777" w:rsidR="0045739C" w:rsidRDefault="0045739C" w:rsidP="0045739C">
      <w:pPr>
        <w:rPr>
          <w:rFonts w:ascii="Times New Roman" w:eastAsia="Times New Roman" w:hAnsi="Times New Roman"/>
        </w:rPr>
      </w:pPr>
    </w:p>
    <w:p w14:paraId="4E386859" w14:textId="3BBA0869" w:rsidR="0045739C" w:rsidRDefault="0045739C" w:rsidP="0045739C">
      <w:pPr>
        <w:jc w:val="both"/>
        <w:rPr>
          <w:rFonts w:ascii="Arial" w:eastAsia="Arial" w:hAnsi="Arial"/>
          <w:sz w:val="22"/>
        </w:rPr>
      </w:pPr>
      <w:r>
        <w:rPr>
          <w:rFonts w:ascii="Arial" w:eastAsia="Arial" w:hAnsi="Arial"/>
          <w:sz w:val="22"/>
        </w:rPr>
        <w:t xml:space="preserve">Geography also entails diverse sets of needs for each community. As such CLCs must be equipped with the knowledge and capacity to tailor their services </w:t>
      </w:r>
      <w:r w:rsidR="00617B75">
        <w:rPr>
          <w:rFonts w:ascii="Arial" w:eastAsia="Arial" w:hAnsi="Arial"/>
          <w:sz w:val="22"/>
        </w:rPr>
        <w:t>to</w:t>
      </w:r>
      <w:r>
        <w:rPr>
          <w:rFonts w:ascii="Arial" w:eastAsia="Arial" w:hAnsi="Arial"/>
          <w:sz w:val="22"/>
        </w:rPr>
        <w:t xml:space="preserve"> various needs and understand multiple community practices, cultural protocols, and historical challenges.</w:t>
      </w:r>
    </w:p>
    <w:p w14:paraId="6B6C2E2A" w14:textId="77777777" w:rsidR="0045739C" w:rsidRDefault="0045739C" w:rsidP="0018422B">
      <w:pPr>
        <w:jc w:val="both"/>
        <w:rPr>
          <w:rFonts w:ascii="Arial" w:eastAsia="Arial" w:hAnsi="Arial"/>
          <w:sz w:val="22"/>
          <w:szCs w:val="22"/>
        </w:rPr>
      </w:pPr>
    </w:p>
    <w:p w14:paraId="6D6DB6D2" w14:textId="3F46F0C2" w:rsidR="0045739C" w:rsidRDefault="0045739C" w:rsidP="0045739C">
      <w:pPr>
        <w:jc w:val="both"/>
        <w:rPr>
          <w:rFonts w:ascii="Arial" w:eastAsia="Arial" w:hAnsi="Arial"/>
          <w:sz w:val="22"/>
        </w:rPr>
      </w:pPr>
      <w:r>
        <w:rPr>
          <w:rFonts w:ascii="Arial" w:eastAsia="Arial" w:hAnsi="Arial"/>
          <w:b/>
          <w:sz w:val="22"/>
        </w:rPr>
        <w:t>Technology gaps</w:t>
      </w:r>
      <w:r>
        <w:rPr>
          <w:rFonts w:ascii="Gautami" w:eastAsia="Gautami" w:hAnsi="Gautami"/>
          <w:sz w:val="22"/>
        </w:rPr>
        <w:t>​</w:t>
      </w:r>
      <w:r>
        <w:rPr>
          <w:rFonts w:ascii="Arial" w:eastAsia="Arial" w:hAnsi="Arial"/>
          <w:sz w:val="22"/>
        </w:rPr>
        <w:t>, which occur due to isolation and financial gaps, were reported as a</w:t>
      </w:r>
      <w:r>
        <w:rPr>
          <w:rFonts w:ascii="Arial" w:eastAsia="Arial" w:hAnsi="Arial"/>
          <w:b/>
          <w:sz w:val="22"/>
        </w:rPr>
        <w:t xml:space="preserve"> </w:t>
      </w:r>
      <w:r>
        <w:rPr>
          <w:rFonts w:ascii="Arial" w:eastAsia="Arial" w:hAnsi="Arial"/>
          <w:sz w:val="22"/>
        </w:rPr>
        <w:t xml:space="preserve">barrier for Indigenous clients. Clinics noted that lack of bandwidth, cellular signal, or access to computers and phones impacted service delivery (e.g. sharing information on what services are offered) and client access to clinics (e.g. the ability to set up appointments). Additionally, clients underscored that technology gaps have greater impacts on Elders, people living in rural communities, and those in poverty without access to </w:t>
      </w:r>
      <w:r w:rsidR="00A620A2">
        <w:rPr>
          <w:rFonts w:ascii="Arial" w:eastAsia="Arial" w:hAnsi="Arial"/>
          <w:sz w:val="22"/>
        </w:rPr>
        <w:t xml:space="preserve">the </w:t>
      </w:r>
      <w:r>
        <w:rPr>
          <w:rFonts w:ascii="Arial" w:eastAsia="Arial" w:hAnsi="Arial"/>
          <w:sz w:val="22"/>
        </w:rPr>
        <w:t xml:space="preserve">internet or cellular devices. Coupled with a lack of affordable transportation options, communication between staff and clients becomes challenging and costly. Staff from the </w:t>
      </w:r>
      <w:r w:rsidRPr="00A41790">
        <w:rPr>
          <w:rFonts w:ascii="Arial" w:eastAsia="Arial" w:hAnsi="Arial"/>
          <w:sz w:val="22"/>
        </w:rPr>
        <w:t>Timmins-Temiskaming</w:t>
      </w:r>
      <w:r>
        <w:rPr>
          <w:rFonts w:ascii="Arial" w:eastAsia="Arial" w:hAnsi="Arial"/>
          <w:sz w:val="22"/>
        </w:rPr>
        <w:t xml:space="preserve"> clinic indicated that many clients access services through texting apps (such as What’s App) that operate on </w:t>
      </w:r>
      <w:r w:rsidR="00A620A2">
        <w:rPr>
          <w:rFonts w:ascii="Arial" w:eastAsia="Arial" w:hAnsi="Arial"/>
          <w:sz w:val="22"/>
        </w:rPr>
        <w:t>Wi-Fi</w:t>
      </w:r>
      <w:r>
        <w:rPr>
          <w:rFonts w:ascii="Arial" w:eastAsia="Arial" w:hAnsi="Arial"/>
          <w:sz w:val="22"/>
        </w:rPr>
        <w:t xml:space="preserve"> rather than on </w:t>
      </w:r>
      <w:r w:rsidR="00A620A2">
        <w:rPr>
          <w:rFonts w:ascii="Arial" w:eastAsia="Arial" w:hAnsi="Arial"/>
          <w:sz w:val="22"/>
        </w:rPr>
        <w:t xml:space="preserve">the </w:t>
      </w:r>
      <w:r>
        <w:rPr>
          <w:rFonts w:ascii="Arial" w:eastAsia="Arial" w:hAnsi="Arial"/>
          <w:sz w:val="22"/>
        </w:rPr>
        <w:t>phone.</w:t>
      </w:r>
    </w:p>
    <w:p w14:paraId="07D765EC" w14:textId="77777777" w:rsidR="0045739C" w:rsidRDefault="0045739C" w:rsidP="0018422B">
      <w:pPr>
        <w:jc w:val="both"/>
        <w:rPr>
          <w:rFonts w:ascii="Arial" w:eastAsia="Arial" w:hAnsi="Arial"/>
          <w:sz w:val="22"/>
          <w:szCs w:val="22"/>
        </w:rPr>
      </w:pPr>
    </w:p>
    <w:p w14:paraId="7B548A47" w14:textId="77777777" w:rsidR="0045739C" w:rsidRDefault="0045739C" w:rsidP="0045739C">
      <w:pPr>
        <w:jc w:val="both"/>
        <w:rPr>
          <w:rFonts w:ascii="Arial" w:eastAsia="Arial" w:hAnsi="Arial"/>
          <w:sz w:val="22"/>
        </w:rPr>
      </w:pPr>
      <w:r>
        <w:rPr>
          <w:rFonts w:ascii="Arial" w:eastAsia="Arial" w:hAnsi="Arial"/>
          <w:b/>
          <w:sz w:val="22"/>
        </w:rPr>
        <w:t xml:space="preserve">Knowledge gaps </w:t>
      </w:r>
      <w:r>
        <w:rPr>
          <w:rFonts w:ascii="Gautami" w:eastAsia="Gautami" w:hAnsi="Gautami"/>
          <w:sz w:val="22"/>
        </w:rPr>
        <w:t>​</w:t>
      </w:r>
      <w:r>
        <w:rPr>
          <w:rFonts w:ascii="Arial" w:eastAsia="Arial" w:hAnsi="Arial"/>
          <w:sz w:val="22"/>
        </w:rPr>
        <w:t>were noted by both clinic staff and clients as a barrier for two specific</w:t>
      </w:r>
      <w:r>
        <w:rPr>
          <w:rFonts w:ascii="Arial" w:eastAsia="Arial" w:hAnsi="Arial"/>
          <w:b/>
          <w:sz w:val="22"/>
        </w:rPr>
        <w:t xml:space="preserve"> </w:t>
      </w:r>
      <w:r>
        <w:rPr>
          <w:rFonts w:ascii="Arial" w:eastAsia="Arial" w:hAnsi="Arial"/>
          <w:sz w:val="22"/>
        </w:rPr>
        <w:t>reasons. First, there is a lack of client awareness regarding what services are offered at some CLCs and whether or not clients are eligible to use such services. Clients noted that they often were not aware a clinic could assist them until they were referred to the clinic either by friends or other services and in many cases clients were not aware their rights had even been violated in the first place. Some catchment areas pointed to a lack of communication and relationships between Indigenous communities and CLCs. Second, clinic staff underscored their own knowledge gaps when it comes to providing services in specific areas of law for Indigenous clients. Knowledge gaps thus impact not only the awareness of services but also the ability of staff to provide said services.</w:t>
      </w:r>
    </w:p>
    <w:p w14:paraId="513912C0" w14:textId="77777777" w:rsidR="0045739C" w:rsidRDefault="0045739C" w:rsidP="0018422B">
      <w:pPr>
        <w:jc w:val="both"/>
        <w:rPr>
          <w:rFonts w:ascii="Arial" w:eastAsia="Arial" w:hAnsi="Arial"/>
          <w:sz w:val="22"/>
          <w:szCs w:val="22"/>
        </w:rPr>
      </w:pPr>
    </w:p>
    <w:p w14:paraId="44271F07" w14:textId="7C4EE5A0" w:rsidR="0045739C" w:rsidRDefault="0045739C" w:rsidP="0045739C">
      <w:pPr>
        <w:ind w:right="20"/>
        <w:jc w:val="both"/>
        <w:rPr>
          <w:rFonts w:ascii="Arial" w:eastAsia="Arial" w:hAnsi="Arial"/>
          <w:sz w:val="22"/>
        </w:rPr>
      </w:pPr>
      <w:r>
        <w:rPr>
          <w:rFonts w:ascii="Arial" w:eastAsia="Arial" w:hAnsi="Arial"/>
          <w:b/>
          <w:sz w:val="22"/>
        </w:rPr>
        <w:t xml:space="preserve">Translation and language </w:t>
      </w:r>
      <w:r w:rsidR="00A620A2">
        <w:rPr>
          <w:rFonts w:ascii="Arial" w:eastAsia="Arial" w:hAnsi="Arial"/>
          <w:sz w:val="22"/>
        </w:rPr>
        <w:t>were</w:t>
      </w:r>
      <w:r>
        <w:rPr>
          <w:rFonts w:ascii="Arial" w:eastAsia="Arial" w:hAnsi="Arial"/>
          <w:sz w:val="22"/>
        </w:rPr>
        <w:t xml:space="preserve"> a barrier noted in all catchment areas based on regional language use and transient members for more remote communities; however, the degree</w:t>
      </w:r>
      <w:r>
        <w:rPr>
          <w:rFonts w:ascii="Arial" w:eastAsia="Arial" w:hAnsi="Arial"/>
          <w:b/>
          <w:sz w:val="22"/>
        </w:rPr>
        <w:t xml:space="preserve"> </w:t>
      </w:r>
      <w:r>
        <w:rPr>
          <w:rFonts w:ascii="Arial" w:eastAsia="Arial" w:hAnsi="Arial"/>
          <w:sz w:val="22"/>
        </w:rPr>
        <w:t>to which language posed as a barrier varied. Clinic staff and clients primarily pointed to language barriers between staff and Elders. Where language itself was not a specific issue, clients noted that legal jargon and how legal processes were explained could pose a barrier if clinic staff were not mindful to explain such processes in an accessible manner. Clients and Elders in Kirkland Lake (Timmins-Temiskaming catchment area) noted that individuals may be reluctant to share that they do not understand something fully and emphasized that official translators are needed rather than family or friends as translators.</w:t>
      </w:r>
    </w:p>
    <w:p w14:paraId="2BDE3812" w14:textId="77777777" w:rsidR="0045739C" w:rsidRDefault="0045739C" w:rsidP="0045739C">
      <w:pPr>
        <w:rPr>
          <w:rFonts w:ascii="Times New Roman" w:eastAsia="Times New Roman" w:hAnsi="Times New Roman"/>
        </w:rPr>
      </w:pPr>
    </w:p>
    <w:p w14:paraId="0719CCEE" w14:textId="77777777" w:rsidR="0045739C" w:rsidRDefault="0045739C" w:rsidP="0045739C">
      <w:pPr>
        <w:ind w:right="20"/>
        <w:jc w:val="both"/>
        <w:rPr>
          <w:rFonts w:ascii="Arial" w:eastAsia="Arial" w:hAnsi="Arial"/>
          <w:sz w:val="22"/>
        </w:rPr>
      </w:pPr>
      <w:r>
        <w:rPr>
          <w:rFonts w:ascii="Arial" w:eastAsia="Arial" w:hAnsi="Arial"/>
          <w:sz w:val="22"/>
        </w:rPr>
        <w:lastRenderedPageBreak/>
        <w:t>Considering the geographic and technology barriers that clients face, inefficient translation services can pose significant barriers to remote community members who rely on printed or online resources.</w:t>
      </w:r>
    </w:p>
    <w:p w14:paraId="03D77765" w14:textId="77777777" w:rsidR="0045739C" w:rsidRDefault="0045739C" w:rsidP="0045739C">
      <w:pPr>
        <w:spacing w:line="200" w:lineRule="exact"/>
        <w:rPr>
          <w:rFonts w:ascii="Times New Roman" w:eastAsia="Times New Roman" w:hAnsi="Times New Roman"/>
        </w:rPr>
      </w:pPr>
    </w:p>
    <w:p w14:paraId="1EF3DAA8" w14:textId="0942DF30" w:rsidR="0045739C" w:rsidRDefault="0045739C" w:rsidP="0045739C">
      <w:pPr>
        <w:ind w:right="20"/>
        <w:jc w:val="both"/>
        <w:rPr>
          <w:rFonts w:ascii="Arial" w:eastAsia="Arial" w:hAnsi="Arial"/>
          <w:sz w:val="22"/>
        </w:rPr>
      </w:pPr>
      <w:r>
        <w:rPr>
          <w:rFonts w:ascii="Arial" w:eastAsia="Arial" w:hAnsi="Arial"/>
          <w:b/>
          <w:sz w:val="22"/>
        </w:rPr>
        <w:t xml:space="preserve">Addictions and mental health </w:t>
      </w:r>
      <w:r>
        <w:rPr>
          <w:rFonts w:ascii="Arial" w:eastAsia="Arial" w:hAnsi="Arial"/>
          <w:sz w:val="22"/>
        </w:rPr>
        <w:t>issues present a significant barrier to clients seeking legal</w:t>
      </w:r>
      <w:r>
        <w:rPr>
          <w:rFonts w:ascii="Arial" w:eastAsia="Arial" w:hAnsi="Arial"/>
          <w:b/>
          <w:sz w:val="22"/>
        </w:rPr>
        <w:t xml:space="preserve"> </w:t>
      </w:r>
      <w:r>
        <w:rPr>
          <w:rFonts w:ascii="Arial" w:eastAsia="Arial" w:hAnsi="Arial"/>
          <w:sz w:val="22"/>
        </w:rPr>
        <w:t xml:space="preserve">services. Much like issues of homelessness, addressing such a barrier requires a trauma-informed holistic approach to service provision. Clients noted specific experiences where “westernized” office protocol made it challenging for clients suffering </w:t>
      </w:r>
      <w:r w:rsidR="00A620A2">
        <w:rPr>
          <w:rFonts w:ascii="Arial" w:eastAsia="Arial" w:hAnsi="Arial"/>
          <w:sz w:val="22"/>
        </w:rPr>
        <w:t xml:space="preserve">from </w:t>
      </w:r>
      <w:r>
        <w:rPr>
          <w:rFonts w:ascii="Arial" w:eastAsia="Arial" w:hAnsi="Arial"/>
          <w:sz w:val="22"/>
        </w:rPr>
        <w:t>mental health issues to utilize their services.</w:t>
      </w:r>
    </w:p>
    <w:p w14:paraId="0C1830DB" w14:textId="77777777" w:rsidR="0045739C" w:rsidRDefault="0045739C" w:rsidP="0045739C">
      <w:pPr>
        <w:rPr>
          <w:rFonts w:ascii="Times New Roman" w:eastAsia="Times New Roman" w:hAnsi="Times New Roman"/>
        </w:rPr>
      </w:pPr>
    </w:p>
    <w:p w14:paraId="17170286" w14:textId="67C1FD2F" w:rsidR="0045739C" w:rsidRDefault="0045739C" w:rsidP="0045739C">
      <w:pPr>
        <w:jc w:val="both"/>
        <w:rPr>
          <w:rFonts w:ascii="Arial" w:eastAsia="Arial" w:hAnsi="Arial"/>
          <w:sz w:val="22"/>
        </w:rPr>
      </w:pPr>
      <w:r>
        <w:rPr>
          <w:rFonts w:ascii="Arial" w:eastAsia="Arial" w:hAnsi="Arial"/>
          <w:b/>
          <w:sz w:val="22"/>
        </w:rPr>
        <w:t xml:space="preserve">Culture and trust </w:t>
      </w:r>
      <w:r w:rsidR="00A620A2">
        <w:rPr>
          <w:rFonts w:ascii="Arial" w:eastAsia="Arial" w:hAnsi="Arial"/>
          <w:sz w:val="22"/>
        </w:rPr>
        <w:t>are</w:t>
      </w:r>
      <w:r>
        <w:rPr>
          <w:rFonts w:ascii="Arial" w:eastAsia="Arial" w:hAnsi="Arial"/>
          <w:sz w:val="22"/>
        </w:rPr>
        <w:t xml:space="preserve"> clear </w:t>
      </w:r>
      <w:r w:rsidR="00A620A2">
        <w:rPr>
          <w:rFonts w:ascii="Arial" w:eastAsia="Arial" w:hAnsi="Arial"/>
          <w:sz w:val="22"/>
        </w:rPr>
        <w:t>examples</w:t>
      </w:r>
      <w:r>
        <w:rPr>
          <w:rFonts w:ascii="Arial" w:eastAsia="Arial" w:hAnsi="Arial"/>
          <w:sz w:val="22"/>
        </w:rPr>
        <w:t xml:space="preserve"> of a barrier that carries through all staff-client</w:t>
      </w:r>
      <w:r>
        <w:rPr>
          <w:rFonts w:ascii="Arial" w:eastAsia="Arial" w:hAnsi="Arial"/>
          <w:b/>
          <w:sz w:val="22"/>
        </w:rPr>
        <w:t xml:space="preserve"> </w:t>
      </w:r>
      <w:r>
        <w:rPr>
          <w:rFonts w:ascii="Arial" w:eastAsia="Arial" w:hAnsi="Arial"/>
          <w:sz w:val="22"/>
        </w:rPr>
        <w:t>engagement. All interviewed clinics highlighted gaps resulting from weak or nonexistent relationships with Indigenous communities and/or client distrust of public services</w:t>
      </w:r>
      <w:r w:rsidR="00A620A2">
        <w:rPr>
          <w:rFonts w:ascii="Arial" w:eastAsia="Arial" w:hAnsi="Arial"/>
          <w:sz w:val="22"/>
        </w:rPr>
        <w:t>, in general,</w:t>
      </w:r>
      <w:r>
        <w:rPr>
          <w:rFonts w:ascii="Arial" w:eastAsia="Arial" w:hAnsi="Arial"/>
          <w:sz w:val="22"/>
        </w:rPr>
        <w:t xml:space="preserve"> </w:t>
      </w:r>
      <w:r w:rsidR="00617B75">
        <w:rPr>
          <w:rFonts w:ascii="Arial" w:eastAsia="Arial" w:hAnsi="Arial"/>
          <w:sz w:val="22"/>
        </w:rPr>
        <w:t>addressing</w:t>
      </w:r>
      <w:r>
        <w:rPr>
          <w:rFonts w:ascii="Arial" w:eastAsia="Arial" w:hAnsi="Arial"/>
          <w:sz w:val="22"/>
        </w:rPr>
        <w:t xml:space="preserve"> these interpersonal or intangible gaps requires delving into the systemic racism and colonialism that presides over the provision of public services, public policies, and the historic trauma experienced by Indigenous communities. Lake Country clients underscored how challenging it is for Indigenous clients to “reach outside of [their] community” for assistance, particularly when individuals are dealing with economic and social stressors. As such, our analysis of these gaps found that a </w:t>
      </w:r>
      <w:r>
        <w:rPr>
          <w:rFonts w:ascii="Gautami" w:eastAsia="Gautami" w:hAnsi="Gautami"/>
          <w:sz w:val="22"/>
        </w:rPr>
        <w:t>​</w:t>
      </w:r>
      <w:r>
        <w:rPr>
          <w:rFonts w:ascii="Arial" w:eastAsia="Arial" w:hAnsi="Arial"/>
          <w:sz w:val="22"/>
        </w:rPr>
        <w:t>shift in collaborative culture is needed from how relationships are built and maintained with clients to how and when services are provided.</w:t>
      </w:r>
    </w:p>
    <w:p w14:paraId="68C894A9" w14:textId="77777777" w:rsidR="0045739C" w:rsidRDefault="0045739C" w:rsidP="0045739C">
      <w:pPr>
        <w:rPr>
          <w:rFonts w:ascii="Times New Roman" w:eastAsia="Times New Roman" w:hAnsi="Times New Roman"/>
        </w:rPr>
      </w:pPr>
    </w:p>
    <w:p w14:paraId="71FC0A42" w14:textId="77777777" w:rsidR="0045739C" w:rsidRDefault="0045739C" w:rsidP="0045739C">
      <w:pPr>
        <w:ind w:right="20"/>
        <w:jc w:val="both"/>
        <w:rPr>
          <w:rFonts w:ascii="Arial" w:eastAsia="Arial" w:hAnsi="Arial"/>
          <w:sz w:val="22"/>
        </w:rPr>
      </w:pPr>
      <w:r>
        <w:rPr>
          <w:rFonts w:ascii="Arial" w:eastAsia="Arial" w:hAnsi="Arial"/>
          <w:sz w:val="22"/>
        </w:rPr>
        <w:t>Our analysis also found that negative experiences or a lack of culturally appropriate practices at other public institutions impacted the ability of clinics to provide services to Indigenous clients as they were less likely to contact the clinic or mistrust the process.</w:t>
      </w:r>
    </w:p>
    <w:p w14:paraId="6D227145" w14:textId="77777777" w:rsidR="0045739C" w:rsidRDefault="0045739C" w:rsidP="0045739C">
      <w:pPr>
        <w:rPr>
          <w:rFonts w:ascii="Times New Roman" w:eastAsia="Times New Roman" w:hAnsi="Times New Roman"/>
        </w:rPr>
      </w:pPr>
    </w:p>
    <w:p w14:paraId="5D606877" w14:textId="77777777" w:rsidR="0045739C" w:rsidRDefault="0045739C" w:rsidP="0045739C">
      <w:pPr>
        <w:rPr>
          <w:rFonts w:ascii="Arial" w:eastAsia="Arial" w:hAnsi="Arial"/>
          <w:b/>
          <w:sz w:val="22"/>
        </w:rPr>
      </w:pPr>
      <w:r>
        <w:rPr>
          <w:rFonts w:ascii="Arial" w:eastAsia="Arial" w:hAnsi="Arial"/>
          <w:b/>
          <w:sz w:val="22"/>
        </w:rPr>
        <w:t>Capacity Limitations</w:t>
      </w:r>
    </w:p>
    <w:p w14:paraId="56947592" w14:textId="77777777" w:rsidR="0045739C" w:rsidRDefault="0045739C" w:rsidP="0045739C">
      <w:pPr>
        <w:rPr>
          <w:rFonts w:ascii="Times New Roman" w:eastAsia="Times New Roman" w:hAnsi="Times New Roman"/>
        </w:rPr>
      </w:pPr>
    </w:p>
    <w:p w14:paraId="186F41CD" w14:textId="13B64652" w:rsidR="0045739C" w:rsidRDefault="0045739C" w:rsidP="0045739C">
      <w:pPr>
        <w:jc w:val="both"/>
        <w:rPr>
          <w:rFonts w:ascii="Arial" w:eastAsia="Arial" w:hAnsi="Arial"/>
          <w:sz w:val="22"/>
        </w:rPr>
      </w:pPr>
      <w:r>
        <w:rPr>
          <w:rFonts w:ascii="Arial" w:eastAsia="Arial" w:hAnsi="Arial"/>
          <w:sz w:val="22"/>
        </w:rPr>
        <w:t xml:space="preserve">Our analysis found that addressing access gaps requires </w:t>
      </w:r>
      <w:r w:rsidR="00A620A2">
        <w:rPr>
          <w:rFonts w:ascii="Arial" w:eastAsia="Arial" w:hAnsi="Arial"/>
          <w:sz w:val="22"/>
        </w:rPr>
        <w:t>capacity-building</w:t>
      </w:r>
      <w:r>
        <w:rPr>
          <w:rFonts w:ascii="Arial" w:eastAsia="Arial" w:hAnsi="Arial"/>
          <w:sz w:val="22"/>
        </w:rPr>
        <w:t xml:space="preserve"> initiatives to increase outreach to </w:t>
      </w:r>
      <w:r w:rsidR="00A620A2">
        <w:rPr>
          <w:rFonts w:ascii="Arial" w:eastAsia="Arial" w:hAnsi="Arial"/>
          <w:sz w:val="22"/>
        </w:rPr>
        <w:t>hard-to-reach</w:t>
      </w:r>
      <w:r>
        <w:rPr>
          <w:rFonts w:ascii="Arial" w:eastAsia="Arial" w:hAnsi="Arial"/>
          <w:sz w:val="22"/>
        </w:rPr>
        <w:t xml:space="preserve"> clients, provide additional services to address financial and transportation barriers and </w:t>
      </w:r>
      <w:r w:rsidR="00A620A2">
        <w:rPr>
          <w:rFonts w:ascii="Arial" w:eastAsia="Arial" w:hAnsi="Arial"/>
          <w:sz w:val="22"/>
        </w:rPr>
        <w:t>increase</w:t>
      </w:r>
      <w:r>
        <w:rPr>
          <w:rFonts w:ascii="Arial" w:eastAsia="Arial" w:hAnsi="Arial"/>
          <w:sz w:val="22"/>
        </w:rPr>
        <w:t xml:space="preserve"> direct communication to ensure information is shared in an accessible manner. Additionally, public services such as transit, addiction facilities, and low-income housing need to address the ways in which their services are not meeting the needs of Indigenous community members as this will in turn create a more accessible community service for Indigenous clients. While increased capacity alone can not remedy access barriers completely, it is a necessary component that factors into whether or not a barrier can be dismantled at all.</w:t>
      </w:r>
    </w:p>
    <w:p w14:paraId="7F3C0E31" w14:textId="77777777" w:rsidR="0045739C" w:rsidRDefault="0045739C" w:rsidP="0045739C">
      <w:pPr>
        <w:spacing w:line="333" w:lineRule="exact"/>
        <w:rPr>
          <w:rFonts w:ascii="Times New Roman" w:eastAsia="Times New Roman" w:hAnsi="Times New Roman"/>
        </w:rPr>
      </w:pPr>
    </w:p>
    <w:p w14:paraId="667BCA19" w14:textId="77777777" w:rsidR="0045739C" w:rsidRDefault="0045739C" w:rsidP="0045739C">
      <w:pPr>
        <w:spacing w:line="0" w:lineRule="atLeast"/>
        <w:rPr>
          <w:rFonts w:ascii="Arial" w:eastAsia="Arial" w:hAnsi="Arial"/>
          <w:b/>
          <w:sz w:val="24"/>
          <w:u w:val="single"/>
        </w:rPr>
      </w:pPr>
      <w:r>
        <w:rPr>
          <w:rFonts w:ascii="Arial" w:eastAsia="Arial" w:hAnsi="Arial"/>
          <w:b/>
          <w:sz w:val="24"/>
          <w:u w:val="single"/>
        </w:rPr>
        <w:t>Self-governance - Implications to CLC services</w:t>
      </w:r>
    </w:p>
    <w:p w14:paraId="36051EBD" w14:textId="77777777" w:rsidR="0045739C" w:rsidRDefault="0045739C" w:rsidP="0045739C">
      <w:pPr>
        <w:spacing w:line="364" w:lineRule="exact"/>
        <w:rPr>
          <w:rFonts w:ascii="Times New Roman" w:eastAsia="Times New Roman" w:hAnsi="Times New Roman"/>
        </w:rPr>
      </w:pPr>
    </w:p>
    <w:p w14:paraId="7D790396" w14:textId="77777777" w:rsidR="0045739C" w:rsidRDefault="0045739C" w:rsidP="0045739C">
      <w:pPr>
        <w:ind w:right="403"/>
        <w:jc w:val="both"/>
        <w:rPr>
          <w:rFonts w:ascii="Arial" w:eastAsia="Arial" w:hAnsi="Arial"/>
          <w:sz w:val="22"/>
        </w:rPr>
      </w:pPr>
      <w:r>
        <w:rPr>
          <w:rFonts w:ascii="Arial" w:eastAsia="Arial" w:hAnsi="Arial"/>
          <w:sz w:val="22"/>
        </w:rPr>
        <w:t>The following section provides an overview of how jurisdictional divides and overlaps implicate or may implicate CLC service provision.</w:t>
      </w:r>
    </w:p>
    <w:p w14:paraId="268B83E9" w14:textId="77777777" w:rsidR="0045739C" w:rsidRDefault="0045739C" w:rsidP="0045739C">
      <w:pPr>
        <w:spacing w:line="212" w:lineRule="exact"/>
        <w:rPr>
          <w:rFonts w:ascii="Times New Roman" w:eastAsia="Times New Roman" w:hAnsi="Times New Roman"/>
        </w:rPr>
      </w:pPr>
    </w:p>
    <w:p w14:paraId="51504335" w14:textId="77777777" w:rsidR="0045739C" w:rsidRDefault="0045739C" w:rsidP="0045739C">
      <w:pPr>
        <w:spacing w:line="0" w:lineRule="atLeast"/>
        <w:rPr>
          <w:rFonts w:ascii="Arial" w:eastAsia="Arial" w:hAnsi="Arial"/>
          <w:b/>
          <w:sz w:val="22"/>
        </w:rPr>
      </w:pPr>
      <w:r>
        <w:rPr>
          <w:rFonts w:ascii="Arial" w:eastAsia="Arial" w:hAnsi="Arial"/>
          <w:b/>
          <w:sz w:val="22"/>
        </w:rPr>
        <w:t>Jurisdictional Considerations</w:t>
      </w:r>
    </w:p>
    <w:p w14:paraId="0F2F1FA0" w14:textId="77777777" w:rsidR="0045739C" w:rsidRPr="00242D42" w:rsidRDefault="0045739C" w:rsidP="0045739C">
      <w:pPr>
        <w:spacing w:line="58" w:lineRule="exact"/>
        <w:rPr>
          <w:rFonts w:ascii="Times New Roman" w:eastAsia="Times New Roman" w:hAnsi="Times New Roman"/>
          <w:sz w:val="22"/>
          <w:szCs w:val="22"/>
        </w:rPr>
      </w:pPr>
    </w:p>
    <w:p w14:paraId="1DDCE8A9" w14:textId="77777777" w:rsidR="0045739C" w:rsidRPr="00242D42" w:rsidRDefault="0045739C" w:rsidP="0045739C">
      <w:pPr>
        <w:ind w:right="120"/>
        <w:jc w:val="both"/>
        <w:rPr>
          <w:rFonts w:ascii="Arial" w:eastAsia="Arial" w:hAnsi="Arial"/>
          <w:sz w:val="22"/>
          <w:szCs w:val="22"/>
        </w:rPr>
      </w:pPr>
      <w:r w:rsidRPr="00242D42">
        <w:rPr>
          <w:rFonts w:ascii="Arial" w:eastAsia="Arial" w:hAnsi="Arial"/>
          <w:sz w:val="22"/>
          <w:szCs w:val="22"/>
        </w:rPr>
        <w:t>The operations of Community Legal Clinics cover a vast array of services and areas of law. While there are clear divisions between services provided by CLCs and private bars, there are instances where service provision is implicated by the jurisdictional structure of Canada.</w:t>
      </w:r>
    </w:p>
    <w:p w14:paraId="3ED66353" w14:textId="77777777" w:rsidR="0045739C" w:rsidRPr="00242D42" w:rsidRDefault="0045739C" w:rsidP="0045739C">
      <w:pPr>
        <w:rPr>
          <w:rFonts w:ascii="Times New Roman" w:eastAsia="Times New Roman" w:hAnsi="Times New Roman"/>
          <w:sz w:val="22"/>
          <w:szCs w:val="22"/>
        </w:rPr>
      </w:pPr>
    </w:p>
    <w:p w14:paraId="6462C99F" w14:textId="77777777" w:rsidR="0045739C" w:rsidRPr="003C78F4" w:rsidRDefault="0045739C" w:rsidP="0045739C">
      <w:pPr>
        <w:ind w:right="-32"/>
        <w:jc w:val="both"/>
        <w:rPr>
          <w:rFonts w:ascii="Arial" w:eastAsia="Arial" w:hAnsi="Arial"/>
          <w:sz w:val="22"/>
        </w:rPr>
      </w:pPr>
      <w:r w:rsidRPr="003C78F4">
        <w:rPr>
          <w:rFonts w:ascii="Arial" w:eastAsia="Arial" w:hAnsi="Arial"/>
          <w:sz w:val="22"/>
        </w:rPr>
        <w:t>Section 91(24) of ​The Constitution Act 1867​</w:t>
      </w:r>
      <w:r>
        <w:rPr>
          <w:rFonts w:ascii="Arial" w:eastAsia="Arial" w:hAnsi="Arial"/>
          <w:sz w:val="22"/>
        </w:rPr>
        <w:t xml:space="preserve"> </w:t>
      </w:r>
      <w:r w:rsidRPr="003C78F4">
        <w:rPr>
          <w:rFonts w:ascii="Arial" w:eastAsia="Arial" w:hAnsi="Arial"/>
          <w:sz w:val="22"/>
        </w:rPr>
        <w:t xml:space="preserve">gives exclusive jurisdiction of “Indians” and “land reserved for Indians” to the federal parliament. Additionally, the ​Indian Act​, which regulates </w:t>
      </w:r>
      <w:r w:rsidRPr="003C78F4">
        <w:rPr>
          <w:rFonts w:ascii="Arial" w:eastAsia="Arial" w:hAnsi="Arial"/>
          <w:sz w:val="22"/>
        </w:rPr>
        <w:lastRenderedPageBreak/>
        <w:t>Indigenous affairs within Canada, is governed by the federal government. Thus, Indigenous peoples are subject to a unique application of both federal and provincial law.</w:t>
      </w:r>
    </w:p>
    <w:p w14:paraId="3CDDCACE" w14:textId="77777777" w:rsidR="0045739C" w:rsidRDefault="0045739C" w:rsidP="0045739C">
      <w:pPr>
        <w:jc w:val="both"/>
        <w:rPr>
          <w:rFonts w:ascii="Times New Roman" w:eastAsia="Times New Roman" w:hAnsi="Times New Roman"/>
        </w:rPr>
      </w:pPr>
    </w:p>
    <w:p w14:paraId="23BA05D9" w14:textId="3D81FC56" w:rsidR="0045739C" w:rsidRPr="003C78F4" w:rsidRDefault="0045739C" w:rsidP="0045739C">
      <w:pPr>
        <w:ind w:right="20"/>
        <w:jc w:val="both"/>
        <w:rPr>
          <w:rFonts w:ascii="Arial" w:eastAsia="Arial" w:hAnsi="Arial"/>
          <w:sz w:val="22"/>
        </w:rPr>
      </w:pPr>
      <w:r w:rsidRPr="003C78F4">
        <w:rPr>
          <w:rFonts w:ascii="Arial" w:eastAsia="Arial" w:hAnsi="Arial"/>
          <w:sz w:val="22"/>
        </w:rPr>
        <w:t>The application of provincial law is noted in Section 88 of the ​Indian Act​, which sets forth a “general application” of provincial law applicable to “Indians within the province”. Additionally, it has been established through the Ontario Court of Appeals</w:t>
      </w:r>
      <w:r w:rsidR="00584A16">
        <w:rPr>
          <w:rStyle w:val="FootnoteReference"/>
          <w:rFonts w:ascii="Arial" w:eastAsia="Arial" w:hAnsi="Arial"/>
          <w:sz w:val="22"/>
        </w:rPr>
        <w:footnoteReference w:id="13"/>
      </w:r>
      <w:r w:rsidRPr="003C78F4">
        <w:rPr>
          <w:rFonts w:ascii="Arial" w:eastAsia="Arial" w:hAnsi="Arial"/>
          <w:sz w:val="22"/>
        </w:rPr>
        <w:t xml:space="preserve"> and the Supreme Court of Canada</w:t>
      </w:r>
      <w:r w:rsidR="00BA0F35">
        <w:rPr>
          <w:rStyle w:val="FootnoteReference"/>
          <w:rFonts w:ascii="Arial" w:eastAsia="Arial" w:hAnsi="Arial"/>
          <w:sz w:val="22"/>
        </w:rPr>
        <w:footnoteReference w:id="14"/>
      </w:r>
      <w:r w:rsidRPr="003C78F4">
        <w:rPr>
          <w:rFonts w:ascii="Arial" w:eastAsia="Arial" w:hAnsi="Arial"/>
          <w:sz w:val="22"/>
        </w:rPr>
        <w:t xml:space="preserve"> that provincial laws apply to Indigenous people and on Indigenous reserves.</w:t>
      </w:r>
    </w:p>
    <w:p w14:paraId="327F1479" w14:textId="77777777" w:rsidR="0045739C" w:rsidRDefault="0045739C" w:rsidP="0045739C">
      <w:pPr>
        <w:jc w:val="both"/>
        <w:rPr>
          <w:rFonts w:ascii="Times New Roman" w:eastAsia="Times New Roman" w:hAnsi="Times New Roman"/>
        </w:rPr>
      </w:pPr>
    </w:p>
    <w:p w14:paraId="50413A1A" w14:textId="77777777" w:rsidR="0045739C" w:rsidRDefault="0045739C" w:rsidP="0045739C">
      <w:pPr>
        <w:jc w:val="both"/>
        <w:rPr>
          <w:rFonts w:ascii="Arial" w:eastAsia="Arial" w:hAnsi="Arial"/>
          <w:sz w:val="22"/>
        </w:rPr>
      </w:pPr>
      <w:r>
        <w:rPr>
          <w:rFonts w:ascii="Arial" w:eastAsia="Arial" w:hAnsi="Arial"/>
          <w:sz w:val="22"/>
        </w:rPr>
        <w:t>That being said, there are four distinct exceptions to the application of provincial law to</w:t>
      </w:r>
    </w:p>
    <w:p w14:paraId="715ED09B" w14:textId="77777777" w:rsidR="0045739C" w:rsidRDefault="0045739C" w:rsidP="0045739C">
      <w:pPr>
        <w:jc w:val="both"/>
        <w:rPr>
          <w:rFonts w:ascii="Arial" w:eastAsia="Arial" w:hAnsi="Arial"/>
          <w:sz w:val="22"/>
        </w:rPr>
      </w:pPr>
      <w:r>
        <w:rPr>
          <w:rFonts w:ascii="Arial" w:eastAsia="Arial" w:hAnsi="Arial"/>
          <w:sz w:val="22"/>
        </w:rPr>
        <w:t xml:space="preserve">Indigenous people and Indigenous reserves. First, a provincial law cannot </w:t>
      </w:r>
      <w:r w:rsidRPr="003C78F4">
        <w:rPr>
          <w:rFonts w:ascii="Arial" w:eastAsia="Arial" w:hAnsi="Arial"/>
          <w:sz w:val="22"/>
        </w:rPr>
        <w:t>​“single out”</w:t>
      </w:r>
      <w:r>
        <w:rPr>
          <w:rFonts w:ascii="Arial" w:eastAsia="Arial" w:hAnsi="Arial"/>
          <w:sz w:val="22"/>
        </w:rPr>
        <w:t xml:space="preserve"> </w:t>
      </w:r>
      <w:r w:rsidRPr="003C78F4">
        <w:rPr>
          <w:rFonts w:ascii="Arial" w:eastAsia="Arial" w:hAnsi="Arial"/>
          <w:sz w:val="22"/>
        </w:rPr>
        <w:t>​</w:t>
      </w:r>
      <w:r>
        <w:rPr>
          <w:rFonts w:ascii="Arial" w:eastAsia="Arial" w:hAnsi="Arial"/>
          <w:sz w:val="22"/>
        </w:rPr>
        <w:t>Indigenous peoples or reserves as such a law would be classified as “a law in relation to Indians or Indian reserves” - which is beyond the scope of provincial jurisdiction.</w:t>
      </w:r>
    </w:p>
    <w:p w14:paraId="5D75D05B" w14:textId="77777777" w:rsidR="0045739C" w:rsidRDefault="0045739C" w:rsidP="0045739C">
      <w:pPr>
        <w:jc w:val="both"/>
        <w:rPr>
          <w:rFonts w:ascii="Times New Roman" w:eastAsia="Times New Roman" w:hAnsi="Times New Roman"/>
        </w:rPr>
      </w:pPr>
    </w:p>
    <w:p w14:paraId="0BC70B41" w14:textId="6A190381" w:rsidR="0045739C" w:rsidRPr="003C78F4" w:rsidRDefault="0045739C" w:rsidP="0045739C">
      <w:pPr>
        <w:ind w:right="-32"/>
        <w:jc w:val="both"/>
        <w:rPr>
          <w:rFonts w:ascii="Arial" w:eastAsia="Arial" w:hAnsi="Arial"/>
          <w:sz w:val="22"/>
        </w:rPr>
      </w:pPr>
      <w:r w:rsidRPr="003C78F4">
        <w:rPr>
          <w:rFonts w:ascii="Arial" w:eastAsia="Arial" w:hAnsi="Arial"/>
          <w:sz w:val="22"/>
        </w:rPr>
        <w:t>The second exception is referred to as “Indianness”.</w:t>
      </w:r>
      <w:r w:rsidR="00BA0F35">
        <w:rPr>
          <w:rStyle w:val="FootnoteReference"/>
          <w:rFonts w:ascii="Arial" w:eastAsia="Arial" w:hAnsi="Arial"/>
          <w:sz w:val="22"/>
        </w:rPr>
        <w:footnoteReference w:id="15"/>
      </w:r>
      <w:r w:rsidRPr="003C78F4">
        <w:rPr>
          <w:rFonts w:ascii="Arial" w:eastAsia="Arial" w:hAnsi="Arial"/>
          <w:sz w:val="22"/>
        </w:rPr>
        <w:t xml:space="preserve"> That is, provincial laws cannot affect an “integral part of federal jurisdiction of Indians and lands reserved for Indians” regardless of whether or not the general application of the law is within provincial jurisdiction. For example, a provincial law cannot impact the right to possession of land on a reserve.</w:t>
      </w:r>
    </w:p>
    <w:p w14:paraId="6E076812" w14:textId="77777777" w:rsidR="0045739C" w:rsidRDefault="0045739C" w:rsidP="0045739C">
      <w:pPr>
        <w:jc w:val="both"/>
        <w:rPr>
          <w:rFonts w:ascii="Times New Roman" w:eastAsia="Times New Roman" w:hAnsi="Times New Roman"/>
        </w:rPr>
      </w:pPr>
    </w:p>
    <w:p w14:paraId="2D3061DE" w14:textId="089275AE" w:rsidR="0045739C" w:rsidRDefault="0045739C" w:rsidP="0045739C">
      <w:pPr>
        <w:ind w:right="40"/>
        <w:jc w:val="both"/>
        <w:rPr>
          <w:rFonts w:ascii="Arial" w:eastAsia="Arial" w:hAnsi="Arial"/>
          <w:sz w:val="26"/>
          <w:vertAlign w:val="superscript"/>
        </w:rPr>
      </w:pPr>
      <w:r>
        <w:rPr>
          <w:rFonts w:ascii="Arial" w:eastAsia="Arial" w:hAnsi="Arial"/>
          <w:sz w:val="22"/>
        </w:rPr>
        <w:t>The third exception to the application of provincial laws is the “doctrine of federal paramountcy”.</w:t>
      </w:r>
      <w:r w:rsidR="00BA0F35">
        <w:rPr>
          <w:rStyle w:val="FootnoteReference"/>
          <w:rFonts w:ascii="Arial" w:eastAsia="Arial" w:hAnsi="Arial"/>
          <w:sz w:val="22"/>
        </w:rPr>
        <w:footnoteReference w:id="16"/>
      </w:r>
      <w:r>
        <w:rPr>
          <w:rFonts w:ascii="Arial" w:eastAsia="Arial" w:hAnsi="Arial"/>
          <w:sz w:val="22"/>
        </w:rPr>
        <w:t xml:space="preserve"> Provincial laws that are inconsistent with a provision of the </w:t>
      </w:r>
      <w:r w:rsidRPr="00CF3CAE">
        <w:rPr>
          <w:rFonts w:ascii="Arial" w:eastAsia="Arial" w:hAnsi="Arial"/>
          <w:sz w:val="22"/>
        </w:rPr>
        <w:t>​Indian Act​</w:t>
      </w:r>
      <w:r w:rsidR="00077799">
        <w:rPr>
          <w:rFonts w:ascii="Arial" w:eastAsia="Arial" w:hAnsi="Arial"/>
          <w:sz w:val="22"/>
        </w:rPr>
        <w:t xml:space="preserve"> </w:t>
      </w:r>
      <w:r>
        <w:rPr>
          <w:rFonts w:ascii="Arial" w:eastAsia="Arial" w:hAnsi="Arial"/>
          <w:sz w:val="22"/>
        </w:rPr>
        <w:t xml:space="preserve">or any federal law are deemed inoperative. It should be noted that Section 88 of </w:t>
      </w:r>
      <w:proofErr w:type="gramStart"/>
      <w:r>
        <w:rPr>
          <w:rFonts w:ascii="Arial" w:eastAsia="Arial" w:hAnsi="Arial"/>
          <w:sz w:val="22"/>
        </w:rPr>
        <w:t xml:space="preserve">the </w:t>
      </w:r>
      <w:r w:rsidRPr="00CF3CAE">
        <w:rPr>
          <w:rFonts w:ascii="Arial" w:eastAsia="Arial" w:hAnsi="Arial"/>
          <w:sz w:val="22"/>
        </w:rPr>
        <w:t>​Indian</w:t>
      </w:r>
      <w:proofErr w:type="gramEnd"/>
      <w:r w:rsidRPr="00CF3CAE">
        <w:rPr>
          <w:rFonts w:ascii="Arial" w:eastAsia="Arial" w:hAnsi="Arial"/>
          <w:sz w:val="22"/>
        </w:rPr>
        <w:t xml:space="preserve"> Act</w:t>
      </w:r>
      <w:r>
        <w:rPr>
          <w:rFonts w:ascii="Arial" w:eastAsia="Arial" w:hAnsi="Arial"/>
          <w:sz w:val="22"/>
        </w:rPr>
        <w:t xml:space="preserve"> seems to extend beyond paramountcy to suggest that any federal law under the </w:t>
      </w:r>
      <w:r w:rsidRPr="00CF3CAE">
        <w:rPr>
          <w:rFonts w:ascii="Arial" w:eastAsia="Arial" w:hAnsi="Arial"/>
          <w:sz w:val="22"/>
        </w:rPr>
        <w:t>​Indian Act</w:t>
      </w:r>
      <w:r>
        <w:rPr>
          <w:rFonts w:ascii="Arial" w:eastAsia="Arial" w:hAnsi="Arial"/>
          <w:sz w:val="22"/>
        </w:rPr>
        <w:t xml:space="preserve"> will override a provincial law within the same area of law regardless of whether or not they actually contradict each other (which is the standard of paramountcy)</w:t>
      </w:r>
      <w:r w:rsidR="00BA0F35">
        <w:rPr>
          <w:rFonts w:ascii="Arial" w:eastAsia="Arial" w:hAnsi="Arial"/>
          <w:sz w:val="22"/>
        </w:rPr>
        <w:t>.</w:t>
      </w:r>
      <w:r w:rsidR="00BA0F35">
        <w:rPr>
          <w:rStyle w:val="FootnoteReference"/>
          <w:rFonts w:ascii="Arial" w:eastAsia="Arial" w:hAnsi="Arial"/>
          <w:sz w:val="22"/>
        </w:rPr>
        <w:footnoteReference w:id="17"/>
      </w:r>
    </w:p>
    <w:p w14:paraId="342747B5" w14:textId="77777777" w:rsidR="0045739C" w:rsidRDefault="0045739C" w:rsidP="0045739C">
      <w:pPr>
        <w:jc w:val="both"/>
        <w:rPr>
          <w:rFonts w:ascii="Times New Roman" w:eastAsia="Times New Roman" w:hAnsi="Times New Roman"/>
        </w:rPr>
      </w:pPr>
    </w:p>
    <w:p w14:paraId="61F6BE39" w14:textId="13CBC7A0" w:rsidR="0045739C" w:rsidRDefault="0045739C" w:rsidP="0045739C">
      <w:pPr>
        <w:ind w:right="40"/>
        <w:jc w:val="both"/>
        <w:rPr>
          <w:rFonts w:ascii="Arial" w:eastAsia="Arial" w:hAnsi="Arial"/>
          <w:sz w:val="26"/>
          <w:vertAlign w:val="superscript"/>
        </w:rPr>
      </w:pPr>
      <w:r>
        <w:rPr>
          <w:rFonts w:ascii="Arial" w:eastAsia="Arial" w:hAnsi="Arial"/>
          <w:sz w:val="22"/>
        </w:rPr>
        <w:t xml:space="preserve">Lastly, Section 35 of the </w:t>
      </w:r>
      <w:r>
        <w:rPr>
          <w:rFonts w:ascii="Gautami" w:eastAsia="Gautami" w:hAnsi="Gautami"/>
          <w:sz w:val="22"/>
        </w:rPr>
        <w:t>​</w:t>
      </w:r>
      <w:r>
        <w:rPr>
          <w:rFonts w:ascii="Arial" w:eastAsia="Arial" w:hAnsi="Arial"/>
          <w:i/>
          <w:sz w:val="22"/>
        </w:rPr>
        <w:t>Constitution Act, 1982</w:t>
      </w:r>
      <w:r>
        <w:rPr>
          <w:rFonts w:ascii="Gautami" w:eastAsia="Gautami" w:hAnsi="Gautami"/>
          <w:i/>
          <w:sz w:val="22"/>
        </w:rPr>
        <w:t>​</w:t>
      </w:r>
      <w:r w:rsidR="00077799">
        <w:rPr>
          <w:rFonts w:ascii="Gautami" w:eastAsia="Gautami" w:hAnsi="Gautami"/>
          <w:i/>
          <w:sz w:val="22"/>
        </w:rPr>
        <w:t xml:space="preserve"> </w:t>
      </w:r>
      <w:r>
        <w:rPr>
          <w:rFonts w:ascii="Arial" w:eastAsia="Arial" w:hAnsi="Arial"/>
          <w:sz w:val="22"/>
        </w:rPr>
        <w:t xml:space="preserve">enforces major restrictions on the application of provincial laws to Indigenous people and reserves. The Supreme Court of Canada held that if a provincial law infringes an </w:t>
      </w:r>
      <w:r w:rsidR="00077799">
        <w:rPr>
          <w:rFonts w:ascii="Arial" w:eastAsia="Arial" w:hAnsi="Arial"/>
          <w:sz w:val="22"/>
        </w:rPr>
        <w:t>Aboriginal</w:t>
      </w:r>
      <w:r>
        <w:rPr>
          <w:rFonts w:ascii="Arial" w:eastAsia="Arial" w:hAnsi="Arial"/>
          <w:sz w:val="22"/>
        </w:rPr>
        <w:t xml:space="preserve"> or treaty right, the law must pass what has been deemed the “Sparrow framework” which sets out criteria to determine if a right has been infringed upon and if the infringement is justified.</w:t>
      </w:r>
      <w:r>
        <w:rPr>
          <w:rFonts w:ascii="Arial" w:eastAsia="Arial" w:hAnsi="Arial"/>
          <w:sz w:val="26"/>
          <w:vertAlign w:val="superscript"/>
        </w:rPr>
        <w:t>18</w:t>
      </w:r>
    </w:p>
    <w:p w14:paraId="1EA57478" w14:textId="77777777" w:rsidR="0045739C" w:rsidRDefault="0045739C" w:rsidP="0018422B">
      <w:pPr>
        <w:jc w:val="both"/>
        <w:rPr>
          <w:rFonts w:ascii="Arial" w:eastAsia="Arial" w:hAnsi="Arial"/>
          <w:sz w:val="22"/>
          <w:szCs w:val="22"/>
        </w:rPr>
      </w:pPr>
    </w:p>
    <w:p w14:paraId="4D9E874B" w14:textId="77777777" w:rsidR="0045739C" w:rsidRDefault="0045739C" w:rsidP="0045739C">
      <w:pPr>
        <w:spacing w:line="0" w:lineRule="atLeast"/>
        <w:rPr>
          <w:rFonts w:ascii="Arial" w:eastAsia="Arial" w:hAnsi="Arial"/>
          <w:sz w:val="22"/>
          <w:u w:val="single"/>
        </w:rPr>
      </w:pPr>
      <w:r>
        <w:rPr>
          <w:rFonts w:ascii="Arial" w:eastAsia="Arial" w:hAnsi="Arial"/>
          <w:sz w:val="22"/>
          <w:u w:val="single"/>
        </w:rPr>
        <w:t>Band By-laws</w:t>
      </w:r>
    </w:p>
    <w:p w14:paraId="55B938DD" w14:textId="77777777" w:rsidR="0045739C" w:rsidRDefault="0045739C" w:rsidP="0045739C">
      <w:pPr>
        <w:spacing w:line="44" w:lineRule="exact"/>
        <w:rPr>
          <w:rFonts w:ascii="Times New Roman" w:eastAsia="Times New Roman" w:hAnsi="Times New Roman"/>
        </w:rPr>
      </w:pPr>
    </w:p>
    <w:p w14:paraId="3DC75059" w14:textId="7149324F" w:rsidR="0045739C" w:rsidRDefault="0045739C" w:rsidP="0045739C">
      <w:pPr>
        <w:ind w:right="102"/>
        <w:jc w:val="both"/>
        <w:rPr>
          <w:rFonts w:ascii="Arial" w:eastAsia="Arial" w:hAnsi="Arial"/>
          <w:sz w:val="26"/>
          <w:vertAlign w:val="superscript"/>
        </w:rPr>
      </w:pPr>
      <w:r>
        <w:rPr>
          <w:rFonts w:ascii="Arial" w:eastAsia="Arial" w:hAnsi="Arial"/>
          <w:sz w:val="22"/>
        </w:rPr>
        <w:t xml:space="preserve">Under Section 81 of </w:t>
      </w:r>
      <w:proofErr w:type="gramStart"/>
      <w:r>
        <w:rPr>
          <w:rFonts w:ascii="Arial" w:eastAsia="Arial" w:hAnsi="Arial"/>
          <w:sz w:val="22"/>
        </w:rPr>
        <w:t xml:space="preserve">the </w:t>
      </w:r>
      <w:r>
        <w:rPr>
          <w:rFonts w:ascii="Gautami" w:eastAsia="Gautami" w:hAnsi="Gautami"/>
          <w:sz w:val="22"/>
        </w:rPr>
        <w:t>​</w:t>
      </w:r>
      <w:r>
        <w:rPr>
          <w:rFonts w:ascii="Arial" w:eastAsia="Arial" w:hAnsi="Arial"/>
          <w:i/>
          <w:sz w:val="22"/>
        </w:rPr>
        <w:t>Indian</w:t>
      </w:r>
      <w:proofErr w:type="gramEnd"/>
      <w:r>
        <w:rPr>
          <w:rFonts w:ascii="Arial" w:eastAsia="Arial" w:hAnsi="Arial"/>
          <w:i/>
          <w:sz w:val="22"/>
        </w:rPr>
        <w:t xml:space="preserve"> Act</w:t>
      </w:r>
      <w:r>
        <w:rPr>
          <w:rFonts w:ascii="Gautami" w:eastAsia="Gautami" w:hAnsi="Gautami"/>
          <w:i/>
          <w:sz w:val="22"/>
        </w:rPr>
        <w:t>​</w:t>
      </w:r>
      <w:r>
        <w:rPr>
          <w:rFonts w:ascii="Arial" w:eastAsia="Arial" w:hAnsi="Arial"/>
          <w:sz w:val="22"/>
        </w:rPr>
        <w:t>, band councils may create and pass by-laws so long as they are not inconsistent with the Act or another federal law (</w:t>
      </w:r>
      <w:r w:rsidR="009F6538">
        <w:rPr>
          <w:rFonts w:ascii="Arial" w:eastAsia="Arial" w:hAnsi="Arial"/>
          <w:sz w:val="22"/>
        </w:rPr>
        <w:t>i.e</w:t>
      </w:r>
      <w:r>
        <w:rPr>
          <w:rFonts w:ascii="Arial" w:eastAsia="Arial" w:hAnsi="Arial"/>
          <w:sz w:val="22"/>
        </w:rPr>
        <w:t xml:space="preserve">. </w:t>
      </w:r>
      <w:r>
        <w:rPr>
          <w:rFonts w:ascii="Gautami" w:eastAsia="Gautami" w:hAnsi="Gautami"/>
          <w:sz w:val="22"/>
        </w:rPr>
        <w:t>​</w:t>
      </w:r>
      <w:r>
        <w:rPr>
          <w:rFonts w:ascii="Arial" w:eastAsia="Arial" w:hAnsi="Arial"/>
          <w:i/>
          <w:sz w:val="22"/>
        </w:rPr>
        <w:t>Criminal Code of Canada</w:t>
      </w:r>
      <w:r>
        <w:rPr>
          <w:rFonts w:ascii="Gautami" w:eastAsia="Gautami" w:hAnsi="Gautami"/>
          <w:i/>
          <w:sz w:val="22"/>
        </w:rPr>
        <w:t>​</w:t>
      </w:r>
      <w:r>
        <w:rPr>
          <w:rFonts w:ascii="Arial" w:eastAsia="Arial" w:hAnsi="Arial"/>
          <w:sz w:val="22"/>
        </w:rPr>
        <w:t>). Such by-laws are limited to a specific set of areas including the residence of band members and other persons living on reserve, community construction, and regulation of traffic.</w:t>
      </w:r>
    </w:p>
    <w:p w14:paraId="71C5D58D" w14:textId="77777777" w:rsidR="0045739C" w:rsidRDefault="0045739C" w:rsidP="0018422B">
      <w:pPr>
        <w:jc w:val="both"/>
        <w:rPr>
          <w:rFonts w:ascii="Arial" w:eastAsia="Arial" w:hAnsi="Arial"/>
          <w:sz w:val="22"/>
          <w:szCs w:val="22"/>
        </w:rPr>
      </w:pPr>
    </w:p>
    <w:p w14:paraId="4EBB36E7" w14:textId="37B58CA3" w:rsidR="0045739C" w:rsidRDefault="0045739C" w:rsidP="0045739C">
      <w:pPr>
        <w:ind w:right="40"/>
        <w:jc w:val="both"/>
        <w:rPr>
          <w:rFonts w:ascii="Arial" w:eastAsia="Arial" w:hAnsi="Arial"/>
          <w:sz w:val="26"/>
          <w:vertAlign w:val="superscript"/>
        </w:rPr>
      </w:pPr>
      <w:r>
        <w:rPr>
          <w:rFonts w:ascii="Arial" w:eastAsia="Arial" w:hAnsi="Arial"/>
          <w:sz w:val="22"/>
        </w:rPr>
        <w:t xml:space="preserve">Section 88 further implicates the application of provincial laws. That is, the general application of provincial laws is valid so long as said laws are not inconsistent with the </w:t>
      </w:r>
      <w:r>
        <w:rPr>
          <w:rFonts w:ascii="Gautami" w:eastAsia="Gautami" w:hAnsi="Gautami"/>
          <w:sz w:val="22"/>
        </w:rPr>
        <w:t>​</w:t>
      </w:r>
      <w:r>
        <w:rPr>
          <w:rFonts w:ascii="Arial" w:eastAsia="Arial" w:hAnsi="Arial"/>
          <w:i/>
          <w:sz w:val="22"/>
        </w:rPr>
        <w:t>Indian</w:t>
      </w:r>
      <w:r>
        <w:rPr>
          <w:rFonts w:ascii="Arial" w:eastAsia="Arial" w:hAnsi="Arial"/>
          <w:sz w:val="22"/>
        </w:rPr>
        <w:t xml:space="preserve"> </w:t>
      </w:r>
      <w:r>
        <w:rPr>
          <w:rFonts w:ascii="Arial" w:eastAsia="Arial" w:hAnsi="Arial"/>
          <w:i/>
          <w:sz w:val="22"/>
        </w:rPr>
        <w:t>Act</w:t>
      </w:r>
      <w:r>
        <w:rPr>
          <w:rFonts w:ascii="Gautami" w:eastAsia="Gautami" w:hAnsi="Gautami"/>
          <w:i/>
          <w:sz w:val="22"/>
        </w:rPr>
        <w:t>​</w:t>
      </w:r>
      <w:r w:rsidR="00BA0F35">
        <w:rPr>
          <w:rFonts w:ascii="Gautami" w:eastAsia="Gautami" w:hAnsi="Gautami"/>
          <w:i/>
          <w:sz w:val="22"/>
        </w:rPr>
        <w:t xml:space="preserve"> </w:t>
      </w:r>
      <w:r>
        <w:rPr>
          <w:rFonts w:ascii="Arial" w:eastAsia="Arial" w:hAnsi="Arial"/>
          <w:sz w:val="22"/>
        </w:rPr>
        <w:t>or the</w:t>
      </w:r>
      <w:r>
        <w:rPr>
          <w:rFonts w:ascii="Arial" w:eastAsia="Arial" w:hAnsi="Arial"/>
          <w:i/>
          <w:sz w:val="22"/>
        </w:rPr>
        <w:t xml:space="preserve"> </w:t>
      </w:r>
      <w:r>
        <w:rPr>
          <w:rFonts w:ascii="Gautami" w:eastAsia="Gautami" w:hAnsi="Gautami"/>
          <w:sz w:val="22"/>
        </w:rPr>
        <w:t>​</w:t>
      </w:r>
      <w:r>
        <w:rPr>
          <w:rFonts w:ascii="Arial" w:eastAsia="Arial" w:hAnsi="Arial"/>
          <w:i/>
          <w:sz w:val="22"/>
        </w:rPr>
        <w:t>First Nations Fiscal Management Act</w:t>
      </w:r>
      <w:r>
        <w:rPr>
          <w:rFonts w:ascii="Gautami" w:eastAsia="Gautami" w:hAnsi="Gautami"/>
          <w:i/>
          <w:sz w:val="22"/>
        </w:rPr>
        <w:t>​</w:t>
      </w:r>
      <w:r>
        <w:rPr>
          <w:rFonts w:ascii="Arial" w:eastAsia="Arial" w:hAnsi="Arial"/>
          <w:sz w:val="22"/>
        </w:rPr>
        <w:t>, or with “any order, rule, regulation or law of</w:t>
      </w:r>
      <w:r>
        <w:rPr>
          <w:rFonts w:ascii="Arial" w:eastAsia="Arial" w:hAnsi="Arial"/>
          <w:i/>
          <w:sz w:val="22"/>
        </w:rPr>
        <w:t xml:space="preserve"> </w:t>
      </w:r>
      <w:r>
        <w:rPr>
          <w:rFonts w:ascii="Arial" w:eastAsia="Arial" w:hAnsi="Arial"/>
          <w:sz w:val="22"/>
        </w:rPr>
        <w:t>a band made under those acts”.</w:t>
      </w:r>
      <w:r w:rsidR="00BA0F35">
        <w:rPr>
          <w:rStyle w:val="FootnoteReference"/>
          <w:rFonts w:ascii="Arial" w:eastAsia="Arial" w:hAnsi="Arial"/>
          <w:sz w:val="22"/>
        </w:rPr>
        <w:footnoteReference w:id="18"/>
      </w:r>
    </w:p>
    <w:p w14:paraId="7F360DD0" w14:textId="77777777" w:rsidR="0045739C" w:rsidRDefault="0045739C" w:rsidP="0045739C">
      <w:pPr>
        <w:jc w:val="both"/>
        <w:rPr>
          <w:rFonts w:ascii="Times New Roman" w:eastAsia="Times New Roman" w:hAnsi="Times New Roman"/>
        </w:rPr>
      </w:pPr>
    </w:p>
    <w:p w14:paraId="57BCD2DB" w14:textId="045D492A" w:rsidR="0045739C" w:rsidRDefault="0045739C" w:rsidP="0045739C">
      <w:pPr>
        <w:ind w:right="80"/>
        <w:jc w:val="both"/>
        <w:rPr>
          <w:rFonts w:ascii="Arial" w:eastAsia="Arial" w:hAnsi="Arial"/>
          <w:sz w:val="22"/>
        </w:rPr>
      </w:pPr>
      <w:r>
        <w:rPr>
          <w:rFonts w:ascii="Arial" w:eastAsia="Arial" w:hAnsi="Arial"/>
          <w:sz w:val="22"/>
        </w:rPr>
        <w:lastRenderedPageBreak/>
        <w:t>These jurisdictional considerations may implicate the ability of CLCs to provide services</w:t>
      </w:r>
      <w:r w:rsidR="00077799">
        <w:rPr>
          <w:rFonts w:ascii="Arial" w:eastAsia="Arial" w:hAnsi="Arial"/>
          <w:sz w:val="22"/>
        </w:rPr>
        <w:t xml:space="preserve"> </w:t>
      </w:r>
      <w:r>
        <w:rPr>
          <w:rFonts w:ascii="Arial" w:eastAsia="Arial" w:hAnsi="Arial"/>
          <w:sz w:val="22"/>
        </w:rPr>
        <w:t>to Indigenous clients living both on and off reserves. The complexities of when provincial laws do and do not apply require specialized knowledge of Canada’s jurisdictional framework and also the individual by-laws of Indigenous communities.</w:t>
      </w:r>
    </w:p>
    <w:p w14:paraId="01F203CA" w14:textId="77777777" w:rsidR="0045739C" w:rsidRDefault="0045739C" w:rsidP="0045739C">
      <w:pPr>
        <w:spacing w:line="243" w:lineRule="exact"/>
        <w:rPr>
          <w:rFonts w:ascii="Times New Roman" w:eastAsia="Times New Roman" w:hAnsi="Times New Roman"/>
        </w:rPr>
      </w:pPr>
    </w:p>
    <w:p w14:paraId="3C8802E6" w14:textId="77777777" w:rsidR="0045739C" w:rsidRDefault="0045739C" w:rsidP="0045739C">
      <w:pPr>
        <w:spacing w:line="0" w:lineRule="atLeast"/>
        <w:rPr>
          <w:rFonts w:ascii="Arial" w:eastAsia="Arial" w:hAnsi="Arial"/>
          <w:b/>
          <w:sz w:val="22"/>
        </w:rPr>
      </w:pPr>
      <w:r>
        <w:rPr>
          <w:rFonts w:ascii="Arial" w:eastAsia="Arial" w:hAnsi="Arial"/>
          <w:b/>
          <w:sz w:val="22"/>
        </w:rPr>
        <w:t>Self-governance</w:t>
      </w:r>
    </w:p>
    <w:p w14:paraId="48E3F2F8" w14:textId="77777777" w:rsidR="0045739C" w:rsidRDefault="0045739C" w:rsidP="0045739C">
      <w:pPr>
        <w:spacing w:line="58" w:lineRule="exact"/>
        <w:rPr>
          <w:rFonts w:ascii="Times New Roman" w:eastAsia="Times New Roman" w:hAnsi="Times New Roman"/>
        </w:rPr>
      </w:pPr>
    </w:p>
    <w:p w14:paraId="6BECF486" w14:textId="73DF76E7" w:rsidR="0045739C" w:rsidRDefault="0045739C" w:rsidP="0045739C">
      <w:pPr>
        <w:ind w:right="200"/>
        <w:jc w:val="both"/>
        <w:rPr>
          <w:rFonts w:ascii="Arial" w:eastAsia="Arial" w:hAnsi="Arial"/>
          <w:sz w:val="22"/>
        </w:rPr>
      </w:pPr>
      <w:r>
        <w:rPr>
          <w:rFonts w:ascii="Arial" w:eastAsia="Arial" w:hAnsi="Arial"/>
          <w:sz w:val="22"/>
        </w:rPr>
        <w:t xml:space="preserve">Section 35 of the </w:t>
      </w:r>
      <w:r>
        <w:rPr>
          <w:rFonts w:ascii="Gautami" w:eastAsia="Gautami" w:hAnsi="Gautami"/>
          <w:sz w:val="22"/>
        </w:rPr>
        <w:t>​</w:t>
      </w:r>
      <w:r>
        <w:rPr>
          <w:rFonts w:ascii="Arial" w:eastAsia="Arial" w:hAnsi="Arial"/>
          <w:i/>
          <w:sz w:val="22"/>
        </w:rPr>
        <w:t>Constitution Act, 1982</w:t>
      </w:r>
      <w:r>
        <w:rPr>
          <w:rFonts w:ascii="Arial" w:eastAsia="Arial" w:hAnsi="Arial"/>
          <w:sz w:val="22"/>
        </w:rPr>
        <w:t xml:space="preserve"> </w:t>
      </w:r>
      <w:r>
        <w:rPr>
          <w:rFonts w:ascii="Gautami" w:eastAsia="Gautami" w:hAnsi="Gautami"/>
          <w:i/>
          <w:sz w:val="22"/>
        </w:rPr>
        <w:t>​</w:t>
      </w:r>
      <w:r>
        <w:rPr>
          <w:rFonts w:ascii="Arial" w:eastAsia="Arial" w:hAnsi="Arial"/>
          <w:sz w:val="22"/>
        </w:rPr>
        <w:t xml:space="preserve">gives constitutional protection to “the existing aboriginal and treaty rights of the aboriginal peoples of Canada”. The right to self-government is covered under section 35 and, in 1995, Canada’s </w:t>
      </w:r>
      <w:r w:rsidRPr="009F6538">
        <w:rPr>
          <w:rFonts w:ascii="Arial" w:eastAsia="Arial" w:hAnsi="Arial"/>
          <w:i/>
          <w:iCs/>
          <w:sz w:val="22"/>
        </w:rPr>
        <w:t>Inherent Right Policy</w:t>
      </w:r>
      <w:r>
        <w:rPr>
          <w:rFonts w:ascii="Arial" w:eastAsia="Arial" w:hAnsi="Arial"/>
          <w:sz w:val="22"/>
        </w:rPr>
        <w:t xml:space="preserve"> was launched to guide self-government negotiations. Indigenous communities that develop and negotiate self-government agreements “move out from under” </w:t>
      </w:r>
      <w:proofErr w:type="gramStart"/>
      <w:r>
        <w:rPr>
          <w:rFonts w:ascii="Arial" w:eastAsia="Arial" w:hAnsi="Arial"/>
          <w:sz w:val="22"/>
        </w:rPr>
        <w:t xml:space="preserve">the </w:t>
      </w:r>
      <w:r>
        <w:rPr>
          <w:rFonts w:ascii="Gautami" w:eastAsia="Gautami" w:hAnsi="Gautami"/>
          <w:sz w:val="22"/>
        </w:rPr>
        <w:t>​</w:t>
      </w:r>
      <w:r>
        <w:rPr>
          <w:rFonts w:ascii="Arial" w:eastAsia="Arial" w:hAnsi="Arial"/>
          <w:i/>
          <w:sz w:val="22"/>
        </w:rPr>
        <w:t>Indian</w:t>
      </w:r>
      <w:proofErr w:type="gramEnd"/>
      <w:r>
        <w:rPr>
          <w:rFonts w:ascii="Arial" w:eastAsia="Arial" w:hAnsi="Arial"/>
          <w:i/>
          <w:sz w:val="22"/>
        </w:rPr>
        <w:t xml:space="preserve"> Act</w:t>
      </w:r>
      <w:r>
        <w:rPr>
          <w:rFonts w:ascii="Gautami" w:eastAsia="Gautami" w:hAnsi="Gautami"/>
          <w:i/>
          <w:sz w:val="22"/>
        </w:rPr>
        <w:t>​</w:t>
      </w:r>
      <w:r w:rsidR="009F6538">
        <w:rPr>
          <w:rFonts w:ascii="Gautami" w:eastAsia="Gautami" w:hAnsi="Gautami"/>
          <w:i/>
          <w:sz w:val="22"/>
        </w:rPr>
        <w:t xml:space="preserve"> </w:t>
      </w:r>
      <w:r>
        <w:rPr>
          <w:rFonts w:ascii="Arial" w:eastAsia="Arial" w:hAnsi="Arial"/>
          <w:sz w:val="22"/>
        </w:rPr>
        <w:t xml:space="preserve">and are able to make their own laws and policies. It should be noted, however, </w:t>
      </w:r>
      <w:proofErr w:type="gramStart"/>
      <w:r>
        <w:rPr>
          <w:rFonts w:ascii="Arial" w:eastAsia="Arial" w:hAnsi="Arial"/>
          <w:sz w:val="22"/>
        </w:rPr>
        <w:t xml:space="preserve">that </w:t>
      </w:r>
      <w:r>
        <w:rPr>
          <w:rFonts w:ascii="Gautami" w:eastAsia="Gautami" w:hAnsi="Gautami"/>
          <w:sz w:val="22"/>
        </w:rPr>
        <w:t>​</w:t>
      </w:r>
      <w:r>
        <w:rPr>
          <w:rFonts w:ascii="Arial" w:eastAsia="Arial" w:hAnsi="Arial"/>
          <w:i/>
          <w:sz w:val="22"/>
        </w:rPr>
        <w:t>all</w:t>
      </w:r>
      <w:proofErr w:type="gramEnd"/>
      <w:r>
        <w:rPr>
          <w:rFonts w:ascii="Gautami" w:eastAsia="Gautami" w:hAnsi="Gautami"/>
          <w:i/>
          <w:sz w:val="22"/>
        </w:rPr>
        <w:t>​</w:t>
      </w:r>
      <w:r w:rsidR="00077799">
        <w:rPr>
          <w:rFonts w:ascii="Gautami" w:eastAsia="Gautami" w:hAnsi="Gautami"/>
          <w:i/>
          <w:sz w:val="22"/>
        </w:rPr>
        <w:t xml:space="preserve"> </w:t>
      </w:r>
      <w:r>
        <w:rPr>
          <w:rFonts w:ascii="Arial" w:eastAsia="Arial" w:hAnsi="Arial"/>
          <w:sz w:val="22"/>
        </w:rPr>
        <w:t xml:space="preserve">Indigenous communities hold the right to self-government and their positioning within or outside of the </w:t>
      </w:r>
      <w:r>
        <w:rPr>
          <w:rFonts w:ascii="Arial" w:eastAsia="Arial" w:hAnsi="Arial"/>
          <w:i/>
          <w:sz w:val="22"/>
        </w:rPr>
        <w:t>Indian Act</w:t>
      </w:r>
      <w:r>
        <w:rPr>
          <w:rFonts w:ascii="Gautami" w:eastAsia="Gautami" w:hAnsi="Gautami"/>
          <w:i/>
          <w:sz w:val="22"/>
        </w:rPr>
        <w:t>​</w:t>
      </w:r>
      <w:r w:rsidR="00077799">
        <w:rPr>
          <w:rFonts w:ascii="Gautami" w:eastAsia="Gautami" w:hAnsi="Gautami"/>
          <w:i/>
          <w:sz w:val="22"/>
        </w:rPr>
        <w:t xml:space="preserve"> </w:t>
      </w:r>
      <w:r>
        <w:rPr>
          <w:rFonts w:ascii="Arial" w:eastAsia="Arial" w:hAnsi="Arial"/>
          <w:sz w:val="22"/>
        </w:rPr>
        <w:t>merely dictates the manner in which this right is exercised.</w:t>
      </w:r>
    </w:p>
    <w:p w14:paraId="7C6DB01D" w14:textId="77777777" w:rsidR="0045739C" w:rsidRDefault="0045739C" w:rsidP="0045739C">
      <w:pPr>
        <w:jc w:val="both"/>
        <w:rPr>
          <w:rFonts w:ascii="Times New Roman" w:eastAsia="Times New Roman" w:hAnsi="Times New Roman"/>
        </w:rPr>
      </w:pPr>
    </w:p>
    <w:p w14:paraId="170A370F" w14:textId="77777777" w:rsidR="0045739C" w:rsidRDefault="0045739C" w:rsidP="0045739C">
      <w:pPr>
        <w:ind w:right="240"/>
        <w:jc w:val="both"/>
        <w:rPr>
          <w:rFonts w:ascii="Arial" w:eastAsia="Arial" w:hAnsi="Arial"/>
          <w:sz w:val="22"/>
        </w:rPr>
      </w:pPr>
      <w:r>
        <w:rPr>
          <w:rFonts w:ascii="Arial" w:eastAsia="Arial" w:hAnsi="Arial"/>
          <w:sz w:val="22"/>
        </w:rPr>
        <w:t>Beyond self-government agreements, Indigenous groups may implement or develop collaborative agreements with private sectors, protocols with the federal and provincial or territorial governments regarding consultation and accommodation on development in their territories, or pursue self-government arrangements focused on a specific area.</w:t>
      </w:r>
    </w:p>
    <w:p w14:paraId="7DEEEAED" w14:textId="77777777" w:rsidR="0045739C" w:rsidRDefault="0045739C" w:rsidP="0045739C">
      <w:pPr>
        <w:jc w:val="both"/>
        <w:rPr>
          <w:rFonts w:ascii="Times New Roman" w:eastAsia="Times New Roman" w:hAnsi="Times New Roman"/>
        </w:rPr>
      </w:pPr>
    </w:p>
    <w:p w14:paraId="51B773F1" w14:textId="231701F7" w:rsidR="0045739C" w:rsidRDefault="0045739C" w:rsidP="0045739C">
      <w:pPr>
        <w:ind w:right="251"/>
        <w:jc w:val="both"/>
        <w:rPr>
          <w:rFonts w:ascii="Arial" w:eastAsia="Arial" w:hAnsi="Arial"/>
          <w:sz w:val="22"/>
        </w:rPr>
      </w:pPr>
      <w:r>
        <w:rPr>
          <w:rFonts w:ascii="Arial" w:eastAsia="Arial" w:hAnsi="Arial"/>
          <w:sz w:val="22"/>
        </w:rPr>
        <w:t>The following summaries provide examples of ways in which the right to self-government and the resulting diverse landscape of agreements, laws, and policies may implicate</w:t>
      </w:r>
      <w:r w:rsidR="009F6538">
        <w:rPr>
          <w:rFonts w:ascii="Arial" w:eastAsia="Arial" w:hAnsi="Arial"/>
          <w:sz w:val="22"/>
        </w:rPr>
        <w:t xml:space="preserve"> CLCs’ ability to provide services</w:t>
      </w:r>
      <w:r>
        <w:rPr>
          <w:rFonts w:ascii="Arial" w:eastAsia="Arial" w:hAnsi="Arial"/>
          <w:sz w:val="22"/>
        </w:rPr>
        <w:t>.</w:t>
      </w:r>
    </w:p>
    <w:p w14:paraId="05E7C97C" w14:textId="77777777" w:rsidR="0045739C" w:rsidRDefault="0045739C" w:rsidP="0045739C">
      <w:pPr>
        <w:spacing w:line="237" w:lineRule="exact"/>
        <w:rPr>
          <w:rFonts w:ascii="Times New Roman" w:eastAsia="Times New Roman" w:hAnsi="Times New Roman"/>
        </w:rPr>
      </w:pPr>
    </w:p>
    <w:p w14:paraId="282940DD" w14:textId="77777777" w:rsidR="0045739C" w:rsidRPr="009F6538" w:rsidRDefault="0045739C" w:rsidP="0045739C">
      <w:pPr>
        <w:spacing w:line="0" w:lineRule="atLeast"/>
        <w:rPr>
          <w:rFonts w:ascii="Arial" w:eastAsia="Arial" w:hAnsi="Arial"/>
          <w:i/>
          <w:iCs/>
          <w:sz w:val="22"/>
        </w:rPr>
      </w:pPr>
      <w:r w:rsidRPr="009F6538">
        <w:rPr>
          <w:rFonts w:ascii="Arial" w:eastAsia="Arial" w:hAnsi="Arial"/>
          <w:i/>
          <w:iCs/>
          <w:sz w:val="22"/>
        </w:rPr>
        <w:t>Anishinaabe Traditional Governance</w:t>
      </w:r>
    </w:p>
    <w:p w14:paraId="51AA1535" w14:textId="77777777" w:rsidR="0045739C" w:rsidRDefault="0045739C" w:rsidP="0045739C">
      <w:pPr>
        <w:spacing w:line="44" w:lineRule="exact"/>
        <w:rPr>
          <w:rFonts w:ascii="Times New Roman" w:eastAsia="Times New Roman" w:hAnsi="Times New Roman"/>
        </w:rPr>
      </w:pPr>
    </w:p>
    <w:p w14:paraId="04FC7191" w14:textId="05C03A39" w:rsidR="0045739C" w:rsidRDefault="0045739C" w:rsidP="0045739C">
      <w:pPr>
        <w:ind w:right="40"/>
        <w:jc w:val="both"/>
        <w:rPr>
          <w:rFonts w:ascii="Arial" w:eastAsia="Arial" w:hAnsi="Arial"/>
          <w:sz w:val="22"/>
        </w:rPr>
      </w:pPr>
      <w:r>
        <w:rPr>
          <w:rFonts w:ascii="Arial" w:eastAsia="Arial" w:hAnsi="Arial"/>
          <w:sz w:val="22"/>
        </w:rPr>
        <w:t xml:space="preserve">Under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Pr>
          <w:rFonts w:ascii="Arial" w:eastAsia="Arial" w:hAnsi="Arial"/>
          <w:sz w:val="22"/>
        </w:rPr>
        <w:t>, First Nations are not recognized as legal entities and, as a result, band councils are restricted to making c</w:t>
      </w:r>
      <w:r w:rsidR="00077799">
        <w:rPr>
          <w:rFonts w:ascii="Arial" w:eastAsia="Arial" w:hAnsi="Arial"/>
          <w:sz w:val="22"/>
        </w:rPr>
        <w:t>orporate</w:t>
      </w:r>
      <w:r>
        <w:rPr>
          <w:rFonts w:ascii="Arial" w:eastAsia="Arial" w:hAnsi="Arial"/>
          <w:sz w:val="22"/>
        </w:rPr>
        <w:t xml:space="preserve"> by-laws. The Anishinabek Nation Governance Agreement has been proposed to grant the Anishinabek First Nations</w:t>
      </w:r>
      <w:r w:rsidR="009F6538">
        <w:rPr>
          <w:rFonts w:ascii="Arial" w:eastAsia="Arial" w:hAnsi="Arial"/>
          <w:sz w:val="22"/>
        </w:rPr>
        <w:t>,</w:t>
      </w:r>
      <w:r>
        <w:rPr>
          <w:rFonts w:ascii="Arial" w:eastAsia="Arial" w:hAnsi="Arial"/>
          <w:sz w:val="22"/>
        </w:rPr>
        <w:t xml:space="preserve"> </w:t>
      </w:r>
      <w:r w:rsidR="009F6538">
        <w:rPr>
          <w:rFonts w:ascii="Arial" w:eastAsia="Arial" w:hAnsi="Arial"/>
          <w:sz w:val="22"/>
        </w:rPr>
        <w:t>who</w:t>
      </w:r>
      <w:r>
        <w:rPr>
          <w:rFonts w:ascii="Arial" w:eastAsia="Arial" w:hAnsi="Arial"/>
          <w:sz w:val="22"/>
        </w:rPr>
        <w:t xml:space="preserve"> ratify the Agreement</w:t>
      </w:r>
      <w:r w:rsidR="009F6538">
        <w:rPr>
          <w:rFonts w:ascii="Arial" w:eastAsia="Arial" w:hAnsi="Arial"/>
          <w:sz w:val="22"/>
        </w:rPr>
        <w:t>,</w:t>
      </w:r>
      <w:r>
        <w:rPr>
          <w:rFonts w:ascii="Arial" w:eastAsia="Arial" w:hAnsi="Arial"/>
          <w:sz w:val="22"/>
        </w:rPr>
        <w:t xml:space="preserve"> the same legal status as other governments within Canada. Such status would mean Anishinabek member First Nations would be removed from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sidR="00077799">
        <w:rPr>
          <w:rFonts w:ascii="Gautami" w:eastAsia="Gautami" w:hAnsi="Gautami"/>
          <w:i/>
          <w:sz w:val="22"/>
        </w:rPr>
        <w:t xml:space="preserve"> </w:t>
      </w:r>
      <w:r>
        <w:rPr>
          <w:rFonts w:ascii="Arial" w:eastAsia="Arial" w:hAnsi="Arial"/>
          <w:sz w:val="22"/>
        </w:rPr>
        <w:t xml:space="preserve">and would hold recognized law-making authority in four areas under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Pr>
          <w:rFonts w:ascii="Arial" w:eastAsia="Arial" w:hAnsi="Arial"/>
          <w:sz w:val="22"/>
        </w:rPr>
        <w:t>: elections, citizenship, language and culture, and financial administration laws.</w:t>
      </w:r>
    </w:p>
    <w:p w14:paraId="639D7CF3" w14:textId="77777777" w:rsidR="0045739C" w:rsidRDefault="0045739C" w:rsidP="0045739C">
      <w:pPr>
        <w:jc w:val="both"/>
        <w:rPr>
          <w:rFonts w:ascii="Times New Roman" w:eastAsia="Times New Roman" w:hAnsi="Times New Roman"/>
        </w:rPr>
      </w:pPr>
    </w:p>
    <w:p w14:paraId="35164DF9" w14:textId="017DF69E" w:rsidR="0045739C" w:rsidRDefault="0045739C" w:rsidP="0045739C">
      <w:pPr>
        <w:ind w:right="221"/>
        <w:jc w:val="both"/>
        <w:rPr>
          <w:rFonts w:ascii="Arial" w:eastAsia="Arial" w:hAnsi="Arial"/>
          <w:sz w:val="26"/>
          <w:vertAlign w:val="superscript"/>
        </w:rPr>
      </w:pPr>
      <w:r>
        <w:rPr>
          <w:rFonts w:ascii="Arial" w:eastAsia="Arial" w:hAnsi="Arial"/>
          <w:sz w:val="22"/>
        </w:rPr>
        <w:t>Indigenous governments exercising the right to self-government must operate within the framework of the Canadian Constitution and must work “in harmony” with other governments. While Indigenous governance and affairs fall within federal jurisdiction, provincial governments have a role to play in agreement negotiations regarding specific areas of law that fall within their own jurisdiction. Additionally, laws under self-governance frameworks may extend beyond matters that are integral to Indigenous culture; however, should conflict arise, the law-making authority in these cases will remain with the federal or provincial governments and such laws will take precedence over those set forth in the self-governance framework.</w:t>
      </w:r>
      <w:r w:rsidR="009F6538">
        <w:rPr>
          <w:rStyle w:val="FootnoteReference"/>
          <w:rFonts w:ascii="Arial" w:eastAsia="Arial" w:hAnsi="Arial"/>
          <w:sz w:val="22"/>
        </w:rPr>
        <w:footnoteReference w:id="19"/>
      </w:r>
    </w:p>
    <w:p w14:paraId="33BA0BEB" w14:textId="77777777" w:rsidR="0045739C" w:rsidRDefault="0045739C" w:rsidP="0045739C">
      <w:pPr>
        <w:jc w:val="both"/>
        <w:rPr>
          <w:rFonts w:ascii="Times New Roman" w:eastAsia="Times New Roman" w:hAnsi="Times New Roman"/>
        </w:rPr>
      </w:pPr>
    </w:p>
    <w:p w14:paraId="036814A3" w14:textId="4C072088" w:rsidR="0045739C" w:rsidRDefault="0045739C" w:rsidP="0045739C">
      <w:pPr>
        <w:ind w:right="40"/>
        <w:jc w:val="both"/>
        <w:rPr>
          <w:rFonts w:ascii="Arial" w:eastAsia="Arial" w:hAnsi="Arial"/>
          <w:sz w:val="22"/>
        </w:rPr>
      </w:pPr>
      <w:r>
        <w:rPr>
          <w:rFonts w:ascii="Arial" w:eastAsia="Arial" w:hAnsi="Arial"/>
          <w:sz w:val="22"/>
        </w:rPr>
        <w:t xml:space="preserve">What is likely to be the most significant implication for Community Legal Clinics is </w:t>
      </w:r>
      <w:r w:rsidR="009F6538">
        <w:rPr>
          <w:rFonts w:ascii="Arial" w:eastAsia="Arial" w:hAnsi="Arial"/>
          <w:sz w:val="22"/>
        </w:rPr>
        <w:t>c</w:t>
      </w:r>
      <w:r>
        <w:rPr>
          <w:rFonts w:ascii="Arial" w:eastAsia="Arial" w:hAnsi="Arial"/>
          <w:sz w:val="22"/>
        </w:rPr>
        <w:t xml:space="preserve">hapter 13 of the Agreement which provides a list of subjects for “future negotiations” that are not yet addressed within the current Agreement. This list includes housing, labour and training, wills and estates, and public works - all of which fall under the current mandate of Community Legal Clinics. Future amendments to the Agreement regarding areas of law covered by CLCs could </w:t>
      </w:r>
      <w:r>
        <w:rPr>
          <w:rFonts w:ascii="Arial" w:eastAsia="Arial" w:hAnsi="Arial"/>
          <w:sz w:val="22"/>
        </w:rPr>
        <w:lastRenderedPageBreak/>
        <w:t>present two critical implications: some of the services of the CLC are rendered inapplicable or obsolete, or, if services are still applicable to those living on reserve, increased training and specialization will be required to fill knowledge gaps.</w:t>
      </w:r>
    </w:p>
    <w:p w14:paraId="2BCF55BD" w14:textId="4AEC51A9" w:rsidR="0045739C" w:rsidRDefault="0045739C" w:rsidP="0045739C">
      <w:pPr>
        <w:ind w:right="-32"/>
        <w:jc w:val="both"/>
        <w:rPr>
          <w:rFonts w:ascii="Arial" w:eastAsia="Arial" w:hAnsi="Arial"/>
          <w:sz w:val="22"/>
        </w:rPr>
      </w:pPr>
    </w:p>
    <w:p w14:paraId="6A9B8A6F" w14:textId="77777777" w:rsidR="0045739C" w:rsidRDefault="0045739C" w:rsidP="0045739C">
      <w:pPr>
        <w:ind w:right="-32"/>
        <w:jc w:val="both"/>
        <w:rPr>
          <w:rFonts w:ascii="Arial" w:eastAsia="Arial" w:hAnsi="Arial"/>
          <w:sz w:val="22"/>
        </w:rPr>
      </w:pPr>
    </w:p>
    <w:p w14:paraId="65CED3A5" w14:textId="77777777" w:rsidR="0045739C" w:rsidRDefault="0045739C" w:rsidP="0045739C">
      <w:pPr>
        <w:jc w:val="both"/>
        <w:rPr>
          <w:rFonts w:ascii="Arial" w:eastAsia="Arial" w:hAnsi="Arial"/>
          <w:sz w:val="22"/>
          <w:u w:val="single"/>
        </w:rPr>
      </w:pPr>
      <w:r>
        <w:rPr>
          <w:rFonts w:ascii="Arial" w:eastAsia="Arial" w:hAnsi="Arial"/>
          <w:sz w:val="22"/>
          <w:u w:val="single"/>
        </w:rPr>
        <w:t>Grand Council Treaty #3</w:t>
      </w:r>
    </w:p>
    <w:p w14:paraId="4A9A40A0" w14:textId="77777777" w:rsidR="0045739C" w:rsidRDefault="0045739C" w:rsidP="0045739C">
      <w:pPr>
        <w:jc w:val="both"/>
        <w:rPr>
          <w:rFonts w:ascii="Times New Roman" w:eastAsia="Times New Roman" w:hAnsi="Times New Roman"/>
        </w:rPr>
      </w:pPr>
    </w:p>
    <w:p w14:paraId="22FE9F61" w14:textId="359853FA" w:rsidR="0045739C" w:rsidRDefault="0045739C" w:rsidP="009F6538">
      <w:pPr>
        <w:ind w:right="260"/>
        <w:jc w:val="both"/>
        <w:rPr>
          <w:rFonts w:ascii="Arial" w:eastAsia="Arial" w:hAnsi="Arial"/>
          <w:sz w:val="22"/>
        </w:rPr>
      </w:pPr>
      <w:r>
        <w:rPr>
          <w:rFonts w:ascii="Arial" w:eastAsia="Arial" w:hAnsi="Arial"/>
          <w:sz w:val="22"/>
        </w:rPr>
        <w:t xml:space="preserve">The Canadian government recognizes that </w:t>
      </w:r>
      <w:r>
        <w:rPr>
          <w:rFonts w:ascii="Gautami" w:eastAsia="Gautami" w:hAnsi="Gautami"/>
          <w:sz w:val="22"/>
        </w:rPr>
        <w:t>​</w:t>
      </w:r>
      <w:r>
        <w:rPr>
          <w:rFonts w:ascii="Arial" w:eastAsia="Arial" w:hAnsi="Arial"/>
          <w:i/>
          <w:sz w:val="22"/>
        </w:rPr>
        <w:t xml:space="preserve">The Constitution Act </w:t>
      </w:r>
      <w:r w:rsidR="00077799">
        <w:rPr>
          <w:rFonts w:ascii="Arial" w:eastAsia="Arial" w:hAnsi="Arial"/>
          <w:i/>
          <w:sz w:val="22"/>
        </w:rPr>
        <w:t xml:space="preserve">of </w:t>
      </w:r>
      <w:r>
        <w:rPr>
          <w:rFonts w:ascii="Arial" w:eastAsia="Arial" w:hAnsi="Arial"/>
          <w:i/>
          <w:sz w:val="22"/>
        </w:rPr>
        <w:t xml:space="preserve">1982 </w:t>
      </w:r>
      <w:r>
        <w:rPr>
          <w:rFonts w:ascii="Gautami" w:eastAsia="Gautami" w:hAnsi="Gautami"/>
          <w:i/>
          <w:sz w:val="22"/>
        </w:rPr>
        <w:t>​</w:t>
      </w:r>
      <w:r>
        <w:rPr>
          <w:rFonts w:ascii="Arial" w:eastAsia="Arial" w:hAnsi="Arial"/>
          <w:sz w:val="22"/>
        </w:rPr>
        <w:t xml:space="preserve">establishes that the jurisdiction of the Anishinabe government exists. As such, Anishinaabe Nation with Grand Council Treaty #3 maintains rights to all lands and water in the Treaty #3 territory - which spans 55,000 square miles from west of Thunder Bay to north of Sioux Lookout, along the United States border to the province of </w:t>
      </w:r>
      <w:proofErr w:type="spellStart"/>
      <w:r>
        <w:rPr>
          <w:rFonts w:ascii="Arial" w:eastAsia="Arial" w:hAnsi="Arial"/>
          <w:sz w:val="22"/>
        </w:rPr>
        <w:t>Manitboa</w:t>
      </w:r>
      <w:proofErr w:type="spellEnd"/>
      <w:r>
        <w:rPr>
          <w:rFonts w:ascii="Arial" w:eastAsia="Arial" w:hAnsi="Arial"/>
          <w:sz w:val="22"/>
        </w:rPr>
        <w:t>.</w:t>
      </w:r>
      <w:r w:rsidR="009F6538">
        <w:rPr>
          <w:rStyle w:val="FootnoteReference"/>
          <w:rFonts w:ascii="Arial" w:eastAsia="Arial" w:hAnsi="Arial"/>
          <w:sz w:val="22"/>
        </w:rPr>
        <w:footnoteReference w:id="20"/>
      </w:r>
    </w:p>
    <w:p w14:paraId="402B792A" w14:textId="77777777" w:rsidR="009F6538" w:rsidRDefault="009F6538" w:rsidP="009F6538">
      <w:pPr>
        <w:ind w:right="260"/>
        <w:jc w:val="both"/>
        <w:rPr>
          <w:rFonts w:ascii="Times New Roman" w:eastAsia="Times New Roman" w:hAnsi="Times New Roman"/>
        </w:rPr>
      </w:pPr>
    </w:p>
    <w:p w14:paraId="1D351153" w14:textId="77777777" w:rsidR="0045739C" w:rsidRDefault="0045739C" w:rsidP="0045739C">
      <w:pPr>
        <w:ind w:right="280"/>
        <w:jc w:val="both"/>
        <w:rPr>
          <w:rFonts w:ascii="Arial" w:eastAsia="Arial" w:hAnsi="Arial"/>
          <w:sz w:val="22"/>
        </w:rPr>
      </w:pPr>
      <w:r>
        <w:rPr>
          <w:rFonts w:ascii="Arial" w:eastAsia="Arial" w:hAnsi="Arial"/>
          <w:sz w:val="22"/>
        </w:rPr>
        <w:t xml:space="preserve">Manito Aki </w:t>
      </w:r>
      <w:proofErr w:type="spellStart"/>
      <w:r>
        <w:rPr>
          <w:rFonts w:ascii="Arial" w:eastAsia="Arial" w:hAnsi="Arial"/>
          <w:sz w:val="22"/>
        </w:rPr>
        <w:t>Inakonigaawin</w:t>
      </w:r>
      <w:proofErr w:type="spellEnd"/>
      <w:r>
        <w:rPr>
          <w:rFonts w:ascii="Arial" w:eastAsia="Arial" w:hAnsi="Arial"/>
          <w:sz w:val="22"/>
        </w:rPr>
        <w:t xml:space="preserve"> (The Great Earth Law) is a traditionally-ratified process to frame discussions between development proponents and the Grand Council and Anishinaabe Nation in Treaty #3. Under this law, Grand Council Treaty #3 may grant or withhold authorization to conduct their business and thus legitimize the developments within the territory.</w:t>
      </w:r>
    </w:p>
    <w:p w14:paraId="17E662C3" w14:textId="77777777" w:rsidR="0045739C" w:rsidRDefault="0045739C" w:rsidP="0045739C">
      <w:pPr>
        <w:jc w:val="both"/>
        <w:rPr>
          <w:rFonts w:ascii="Times New Roman" w:eastAsia="Times New Roman" w:hAnsi="Times New Roman"/>
        </w:rPr>
      </w:pPr>
    </w:p>
    <w:p w14:paraId="7C67A2DC" w14:textId="77777777" w:rsidR="0045739C" w:rsidRDefault="0045739C" w:rsidP="0045739C">
      <w:pPr>
        <w:jc w:val="both"/>
        <w:rPr>
          <w:rFonts w:ascii="Arial" w:eastAsia="Arial" w:hAnsi="Arial"/>
          <w:sz w:val="22"/>
          <w:u w:val="single"/>
        </w:rPr>
      </w:pPr>
      <w:r>
        <w:rPr>
          <w:rFonts w:ascii="Arial" w:eastAsia="Arial" w:hAnsi="Arial"/>
          <w:sz w:val="22"/>
          <w:u w:val="single"/>
        </w:rPr>
        <w:t>Matrimonial Real Property on Reserves</w:t>
      </w:r>
    </w:p>
    <w:p w14:paraId="2EDFD1D3" w14:textId="77777777" w:rsidR="0045739C" w:rsidRDefault="0045739C" w:rsidP="0045739C">
      <w:pPr>
        <w:jc w:val="both"/>
        <w:rPr>
          <w:rFonts w:ascii="Times New Roman" w:eastAsia="Times New Roman" w:hAnsi="Times New Roman"/>
        </w:rPr>
      </w:pPr>
    </w:p>
    <w:p w14:paraId="5B8167E3" w14:textId="62F01219" w:rsidR="0045739C" w:rsidRDefault="0045739C" w:rsidP="0045739C">
      <w:pPr>
        <w:ind w:right="300"/>
        <w:jc w:val="both"/>
        <w:rPr>
          <w:rFonts w:ascii="Arial" w:eastAsia="Arial" w:hAnsi="Arial"/>
          <w:sz w:val="22"/>
        </w:rPr>
      </w:pPr>
      <w:r>
        <w:rPr>
          <w:rFonts w:ascii="Arial" w:eastAsia="Arial" w:hAnsi="Arial"/>
          <w:sz w:val="22"/>
        </w:rPr>
        <w:t>Matrimonial real property refers to property that is shared by two individuals during a marriage or common-law relationship. The division of matrimonial property is governed by provincial laws. However, on-reserve land falls within federal jurisdiction and therefore certain provincial laws do not apply to matrimonial real property on reserves.</w:t>
      </w:r>
      <w:r w:rsidR="009F6538">
        <w:rPr>
          <w:rStyle w:val="FootnoteReference"/>
          <w:rFonts w:ascii="Arial" w:eastAsia="Arial" w:hAnsi="Arial"/>
          <w:sz w:val="22"/>
        </w:rPr>
        <w:footnoteReference w:id="21"/>
      </w:r>
      <w:r>
        <w:rPr>
          <w:rFonts w:ascii="Arial" w:eastAsia="Arial" w:hAnsi="Arial"/>
          <w:sz w:val="22"/>
        </w:rPr>
        <w:t xml:space="preserve"> On-reserve matrimonial property is thus governed by </w:t>
      </w:r>
      <w:proofErr w:type="gramStart"/>
      <w:r>
        <w:rPr>
          <w:rFonts w:ascii="Arial" w:eastAsia="Arial" w:hAnsi="Arial"/>
          <w:sz w:val="22"/>
        </w:rPr>
        <w:t xml:space="preserve">the </w:t>
      </w:r>
      <w:r>
        <w:rPr>
          <w:rFonts w:ascii="Gautami" w:eastAsia="Gautami" w:hAnsi="Gautami"/>
          <w:sz w:val="22"/>
        </w:rPr>
        <w:t>​</w:t>
      </w:r>
      <w:r>
        <w:rPr>
          <w:rFonts w:ascii="Arial" w:eastAsia="Arial" w:hAnsi="Arial"/>
          <w:i/>
          <w:sz w:val="22"/>
        </w:rPr>
        <w:t>Family</w:t>
      </w:r>
      <w:proofErr w:type="gramEnd"/>
      <w:r>
        <w:rPr>
          <w:rFonts w:ascii="Arial" w:eastAsia="Arial" w:hAnsi="Arial"/>
          <w:i/>
          <w:sz w:val="22"/>
        </w:rPr>
        <w:t xml:space="preserve"> Homes on-reserves and Matrimonial</w:t>
      </w:r>
      <w:r>
        <w:rPr>
          <w:rFonts w:ascii="Arial" w:eastAsia="Arial" w:hAnsi="Arial"/>
          <w:sz w:val="22"/>
        </w:rPr>
        <w:t xml:space="preserve"> </w:t>
      </w:r>
      <w:r>
        <w:rPr>
          <w:rFonts w:ascii="Arial" w:eastAsia="Arial" w:hAnsi="Arial"/>
          <w:i/>
          <w:sz w:val="22"/>
        </w:rPr>
        <w:t>Interests or Rights Act</w:t>
      </w:r>
      <w:r>
        <w:rPr>
          <w:rFonts w:ascii="Gautami" w:eastAsia="Gautami" w:hAnsi="Gautami"/>
          <w:i/>
          <w:sz w:val="22"/>
        </w:rPr>
        <w:t>​</w:t>
      </w:r>
      <w:r>
        <w:rPr>
          <w:rFonts w:ascii="Arial" w:eastAsia="Arial" w:hAnsi="Arial"/>
          <w:sz w:val="22"/>
        </w:rPr>
        <w:t>(the Act).</w:t>
      </w:r>
    </w:p>
    <w:p w14:paraId="60C3B31D" w14:textId="77777777" w:rsidR="0045739C" w:rsidRDefault="0045739C" w:rsidP="0018422B">
      <w:pPr>
        <w:jc w:val="both"/>
        <w:rPr>
          <w:rFonts w:ascii="Arial" w:eastAsia="Arial" w:hAnsi="Arial"/>
          <w:sz w:val="22"/>
          <w:szCs w:val="22"/>
        </w:rPr>
      </w:pPr>
    </w:p>
    <w:p w14:paraId="4BB0D905" w14:textId="6918FDB0" w:rsidR="0045739C" w:rsidRDefault="0045739C" w:rsidP="0045739C">
      <w:pPr>
        <w:ind w:right="120"/>
        <w:jc w:val="both"/>
        <w:rPr>
          <w:rFonts w:ascii="Arial" w:eastAsia="Arial" w:hAnsi="Arial"/>
          <w:sz w:val="26"/>
          <w:vertAlign w:val="superscript"/>
        </w:rPr>
      </w:pPr>
      <w:r>
        <w:rPr>
          <w:rFonts w:ascii="Arial" w:eastAsia="Arial" w:hAnsi="Arial"/>
          <w:sz w:val="22"/>
        </w:rPr>
        <w:t>The Act sets out provisional federal rules for First Nations that have not established their own specific laws about matrimonial real property and provides a mechanism for them to do so. Presently, 13 First Nations have developed their own laws under the Act, and 36 have created matrimonial real property rules as part of their Land Code laws.</w:t>
      </w:r>
    </w:p>
    <w:p w14:paraId="5A827240" w14:textId="77777777" w:rsidR="0045739C" w:rsidRDefault="0045739C" w:rsidP="0045739C">
      <w:pPr>
        <w:jc w:val="both"/>
        <w:rPr>
          <w:rFonts w:ascii="Times New Roman" w:eastAsia="Times New Roman" w:hAnsi="Times New Roman"/>
        </w:rPr>
      </w:pPr>
    </w:p>
    <w:p w14:paraId="5965EE7F" w14:textId="0AD9BDD3" w:rsidR="0045739C" w:rsidRDefault="0045739C" w:rsidP="0045739C">
      <w:pPr>
        <w:ind w:right="200"/>
        <w:jc w:val="both"/>
        <w:rPr>
          <w:rFonts w:ascii="Arial" w:eastAsia="Arial" w:hAnsi="Arial"/>
          <w:sz w:val="22"/>
        </w:rPr>
      </w:pPr>
      <w:r>
        <w:rPr>
          <w:rFonts w:ascii="Arial" w:eastAsia="Arial" w:hAnsi="Arial"/>
          <w:sz w:val="22"/>
        </w:rPr>
        <w:t xml:space="preserve">CLCs do not provide family law services, and property disputes </w:t>
      </w:r>
      <w:r w:rsidR="00385DA1">
        <w:rPr>
          <w:rFonts w:ascii="Arial" w:eastAsia="Arial" w:hAnsi="Arial"/>
          <w:sz w:val="22"/>
        </w:rPr>
        <w:t>because of</w:t>
      </w:r>
      <w:r>
        <w:rPr>
          <w:rFonts w:ascii="Arial" w:eastAsia="Arial" w:hAnsi="Arial"/>
          <w:sz w:val="22"/>
        </w:rPr>
        <w:t xml:space="preserve"> a marriage or common-law breakdown are beyond the scope of clinics as on-reserve lands are federal jurisdiction and, if applicable, the matrimonial real property laws are governed by individual First Nations.</w:t>
      </w:r>
    </w:p>
    <w:p w14:paraId="367B5188" w14:textId="77777777" w:rsidR="0045739C" w:rsidRDefault="0045739C" w:rsidP="0045739C">
      <w:pPr>
        <w:jc w:val="both"/>
        <w:rPr>
          <w:rFonts w:ascii="Times New Roman" w:eastAsia="Times New Roman" w:hAnsi="Times New Roman"/>
        </w:rPr>
      </w:pPr>
    </w:p>
    <w:p w14:paraId="33F3AE9E" w14:textId="77777777" w:rsidR="0045739C" w:rsidRDefault="0045739C" w:rsidP="0045739C">
      <w:pPr>
        <w:jc w:val="both"/>
        <w:rPr>
          <w:rFonts w:ascii="Arial" w:eastAsia="Arial" w:hAnsi="Arial"/>
          <w:sz w:val="22"/>
          <w:u w:val="single"/>
        </w:rPr>
      </w:pPr>
      <w:r>
        <w:rPr>
          <w:rFonts w:ascii="Arial" w:eastAsia="Arial" w:hAnsi="Arial"/>
          <w:sz w:val="22"/>
          <w:u w:val="single"/>
        </w:rPr>
        <w:t>Status and Membership Codes</w:t>
      </w:r>
    </w:p>
    <w:p w14:paraId="267E9F91" w14:textId="77777777" w:rsidR="0045739C" w:rsidRDefault="0045739C" w:rsidP="0045739C">
      <w:pPr>
        <w:jc w:val="both"/>
        <w:rPr>
          <w:rFonts w:ascii="Times New Roman" w:eastAsia="Times New Roman" w:hAnsi="Times New Roman"/>
        </w:rPr>
      </w:pPr>
    </w:p>
    <w:p w14:paraId="62BC520B" w14:textId="2815DEF8" w:rsidR="0045739C" w:rsidRDefault="0045739C" w:rsidP="0045739C">
      <w:pPr>
        <w:ind w:right="40"/>
        <w:jc w:val="both"/>
        <w:rPr>
          <w:rFonts w:ascii="Arial" w:eastAsia="Arial" w:hAnsi="Arial"/>
          <w:sz w:val="22"/>
        </w:rPr>
      </w:pPr>
      <w:r>
        <w:rPr>
          <w:rFonts w:ascii="Arial" w:eastAsia="Arial" w:hAnsi="Arial"/>
          <w:sz w:val="22"/>
        </w:rPr>
        <w:t xml:space="preserve">In 1985, amendments were made to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sidR="00077799">
        <w:rPr>
          <w:rFonts w:ascii="Gautami" w:eastAsia="Gautami" w:hAnsi="Gautami"/>
          <w:i/>
          <w:sz w:val="22"/>
        </w:rPr>
        <w:t xml:space="preserve"> </w:t>
      </w:r>
      <w:r>
        <w:rPr>
          <w:rFonts w:ascii="Arial" w:eastAsia="Arial" w:hAnsi="Arial"/>
          <w:sz w:val="22"/>
        </w:rPr>
        <w:t xml:space="preserve">that granted bands </w:t>
      </w:r>
      <w:r w:rsidR="00A620A2">
        <w:rPr>
          <w:rFonts w:ascii="Arial" w:eastAsia="Arial" w:hAnsi="Arial"/>
          <w:sz w:val="22"/>
        </w:rPr>
        <w:t>the</w:t>
      </w:r>
      <w:r>
        <w:rPr>
          <w:rFonts w:ascii="Arial" w:eastAsia="Arial" w:hAnsi="Arial"/>
          <w:sz w:val="22"/>
        </w:rPr>
        <w:t xml:space="preserve"> ability to control their membership via band membership codes. First Nations can also dictate their membership rules if they have entered into a modern treaty or self-government agreement as per the 1995 </w:t>
      </w:r>
      <w:r>
        <w:rPr>
          <w:rFonts w:ascii="Gautami" w:eastAsia="Gautami" w:hAnsi="Gautami"/>
          <w:sz w:val="22"/>
        </w:rPr>
        <w:t>​</w:t>
      </w:r>
      <w:r>
        <w:rPr>
          <w:rFonts w:ascii="Arial" w:eastAsia="Arial" w:hAnsi="Arial"/>
          <w:i/>
          <w:sz w:val="22"/>
        </w:rPr>
        <w:t>Federal Policy on Aboriginal Self Government</w:t>
      </w:r>
      <w:r>
        <w:rPr>
          <w:rFonts w:ascii="Gautami" w:eastAsia="Gautami" w:hAnsi="Gautami"/>
          <w:i/>
          <w:sz w:val="22"/>
        </w:rPr>
        <w:t>​</w:t>
      </w:r>
      <w:r>
        <w:rPr>
          <w:rFonts w:ascii="Arial" w:eastAsia="Arial" w:hAnsi="Arial"/>
          <w:sz w:val="22"/>
        </w:rPr>
        <w:t>.</w:t>
      </w:r>
      <w:r w:rsidR="00385DA1">
        <w:rPr>
          <w:rStyle w:val="FootnoteReference"/>
          <w:rFonts w:ascii="Arial" w:eastAsia="Arial" w:hAnsi="Arial"/>
          <w:sz w:val="22"/>
        </w:rPr>
        <w:footnoteReference w:id="22"/>
      </w:r>
      <w:r>
        <w:rPr>
          <w:rFonts w:ascii="Arial" w:eastAsia="Arial" w:hAnsi="Arial"/>
          <w:sz w:val="22"/>
        </w:rPr>
        <w:t xml:space="preserve"> Where bands choose </w:t>
      </w:r>
      <w:r w:rsidR="00A620A2">
        <w:rPr>
          <w:rFonts w:ascii="Arial" w:eastAsia="Arial" w:hAnsi="Arial"/>
          <w:sz w:val="22"/>
        </w:rPr>
        <w:t>not to</w:t>
      </w:r>
      <w:r>
        <w:rPr>
          <w:rFonts w:ascii="Arial" w:eastAsia="Arial" w:hAnsi="Arial"/>
          <w:sz w:val="22"/>
        </w:rPr>
        <w:t xml:space="preserve"> establish band </w:t>
      </w:r>
      <w:r>
        <w:rPr>
          <w:rFonts w:ascii="Arial" w:eastAsia="Arial" w:hAnsi="Arial"/>
          <w:sz w:val="22"/>
        </w:rPr>
        <w:lastRenderedPageBreak/>
        <w:t xml:space="preserve">membership codes, membership is subject to Section 11 of the </w:t>
      </w:r>
      <w:r>
        <w:rPr>
          <w:rFonts w:ascii="Gautami" w:eastAsia="Gautami" w:hAnsi="Gautami"/>
          <w:sz w:val="22"/>
        </w:rPr>
        <w:t>​</w:t>
      </w:r>
      <w:r>
        <w:rPr>
          <w:rFonts w:ascii="Arial" w:eastAsia="Arial" w:hAnsi="Arial"/>
          <w:i/>
          <w:sz w:val="22"/>
        </w:rPr>
        <w:t>Indian Act</w:t>
      </w:r>
      <w:r>
        <w:rPr>
          <w:rFonts w:ascii="Arial" w:eastAsia="Arial" w:hAnsi="Arial"/>
          <w:sz w:val="22"/>
        </w:rPr>
        <w:t xml:space="preserve"> and thus controlled by the Indian Registrar.</w:t>
      </w:r>
    </w:p>
    <w:p w14:paraId="6DA45E10" w14:textId="77777777" w:rsidR="0045739C" w:rsidRDefault="0045739C" w:rsidP="0045739C">
      <w:pPr>
        <w:jc w:val="both"/>
        <w:rPr>
          <w:rFonts w:ascii="Times New Roman" w:eastAsia="Times New Roman" w:hAnsi="Times New Roman"/>
        </w:rPr>
      </w:pPr>
    </w:p>
    <w:p w14:paraId="55B9857F" w14:textId="17AE6208" w:rsidR="0045739C" w:rsidRDefault="0045739C" w:rsidP="0045739C">
      <w:pPr>
        <w:ind w:right="80"/>
        <w:jc w:val="both"/>
        <w:rPr>
          <w:rFonts w:ascii="Arial" w:eastAsia="Arial" w:hAnsi="Arial"/>
          <w:sz w:val="22"/>
        </w:rPr>
      </w:pPr>
      <w:r>
        <w:rPr>
          <w:rFonts w:ascii="Arial" w:eastAsia="Arial" w:hAnsi="Arial"/>
          <w:sz w:val="22"/>
        </w:rPr>
        <w:t>Under the current act, Indian status and band membership are distinct and determined separately. As a result of these amendments, it became possible for individuals to hold Indian status without band membership and vice versa.</w:t>
      </w:r>
      <w:r w:rsidR="00385DA1">
        <w:rPr>
          <w:rStyle w:val="FootnoteReference"/>
          <w:rFonts w:ascii="Arial" w:eastAsia="Arial" w:hAnsi="Arial"/>
          <w:sz w:val="22"/>
        </w:rPr>
        <w:footnoteReference w:id="23"/>
      </w:r>
      <w:r>
        <w:rPr>
          <w:rFonts w:ascii="Arial" w:eastAsia="Arial" w:hAnsi="Arial"/>
          <w:sz w:val="22"/>
        </w:rPr>
        <w:t xml:space="preserve"> Effectively, the amendments within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Pr>
          <w:rFonts w:ascii="Arial" w:eastAsia="Arial" w:hAnsi="Arial"/>
          <w:sz w:val="22"/>
        </w:rPr>
        <w:t xml:space="preserve"> apply different policies and laws to non-status band members and status band members. For example, status band member wills are governed under the </w:t>
      </w:r>
      <w:r>
        <w:rPr>
          <w:rFonts w:ascii="Gautami" w:eastAsia="Gautami" w:hAnsi="Gautami"/>
          <w:sz w:val="22"/>
        </w:rPr>
        <w:t>​</w:t>
      </w:r>
      <w:r>
        <w:rPr>
          <w:rFonts w:ascii="Arial" w:eastAsia="Arial" w:hAnsi="Arial"/>
          <w:i/>
          <w:sz w:val="22"/>
        </w:rPr>
        <w:t>Indian Act</w:t>
      </w:r>
      <w:r>
        <w:rPr>
          <w:rFonts w:ascii="Arial" w:eastAsia="Arial" w:hAnsi="Arial"/>
          <w:sz w:val="22"/>
        </w:rPr>
        <w:t xml:space="preserve"> and thus fall within federal jurisdiction while non-status band members are subject to provincial legislation.</w:t>
      </w:r>
    </w:p>
    <w:p w14:paraId="49433260" w14:textId="77777777" w:rsidR="0045739C" w:rsidRDefault="0045739C" w:rsidP="0045739C">
      <w:pPr>
        <w:jc w:val="both"/>
        <w:rPr>
          <w:rFonts w:ascii="Times New Roman" w:eastAsia="Times New Roman" w:hAnsi="Times New Roman"/>
        </w:rPr>
      </w:pPr>
    </w:p>
    <w:p w14:paraId="31F07387" w14:textId="548B128C" w:rsidR="0045739C" w:rsidRDefault="0045739C" w:rsidP="0045739C">
      <w:pPr>
        <w:ind w:right="120"/>
        <w:jc w:val="both"/>
        <w:rPr>
          <w:rFonts w:ascii="Arial" w:eastAsia="Arial" w:hAnsi="Arial"/>
          <w:sz w:val="22"/>
        </w:rPr>
      </w:pPr>
      <w:r>
        <w:rPr>
          <w:rFonts w:ascii="Arial" w:eastAsia="Arial" w:hAnsi="Arial"/>
          <w:sz w:val="22"/>
        </w:rPr>
        <w:t xml:space="preserve">It is important to note, however, that rights under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sidR="00A620A2">
        <w:rPr>
          <w:rFonts w:ascii="Gautami" w:eastAsia="Gautami" w:hAnsi="Gautami"/>
          <w:i/>
          <w:sz w:val="22"/>
        </w:rPr>
        <w:t xml:space="preserve"> </w:t>
      </w:r>
      <w:r>
        <w:rPr>
          <w:rFonts w:ascii="Arial" w:eastAsia="Arial" w:hAnsi="Arial"/>
          <w:sz w:val="22"/>
        </w:rPr>
        <w:t xml:space="preserve">and Indigenous rights under the </w:t>
      </w:r>
      <w:r>
        <w:rPr>
          <w:rFonts w:ascii="Gautami" w:eastAsia="Gautami" w:hAnsi="Gautami"/>
          <w:sz w:val="22"/>
        </w:rPr>
        <w:t>​</w:t>
      </w:r>
      <w:r>
        <w:rPr>
          <w:rFonts w:ascii="Arial" w:eastAsia="Arial" w:hAnsi="Arial"/>
          <w:i/>
          <w:sz w:val="22"/>
        </w:rPr>
        <w:t>Constitution Act</w:t>
      </w:r>
      <w:r>
        <w:rPr>
          <w:rFonts w:ascii="Gautami" w:eastAsia="Gautami" w:hAnsi="Gautami"/>
          <w:i/>
          <w:sz w:val="22"/>
        </w:rPr>
        <w:t>​</w:t>
      </w:r>
      <w:r w:rsidR="00A620A2">
        <w:rPr>
          <w:rFonts w:ascii="Gautami" w:eastAsia="Gautami" w:hAnsi="Gautami"/>
          <w:i/>
          <w:sz w:val="22"/>
        </w:rPr>
        <w:t xml:space="preserve"> </w:t>
      </w:r>
      <w:r>
        <w:rPr>
          <w:rFonts w:ascii="Arial" w:eastAsia="Arial" w:hAnsi="Arial"/>
          <w:sz w:val="22"/>
        </w:rPr>
        <w:t xml:space="preserve">are not one and the same. That is, despite being granted limited rights under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Pr>
          <w:rFonts w:ascii="Arial" w:eastAsia="Arial" w:hAnsi="Arial"/>
          <w:sz w:val="22"/>
        </w:rPr>
        <w:t>, non-status band members hold the same collective rights as status members guaranteed under Section 35 of the Canadian Constitution. These rights include the right to self-government and the right to occupy and access traditional lands and resources.</w:t>
      </w:r>
    </w:p>
    <w:p w14:paraId="708CD609" w14:textId="77777777" w:rsidR="0045739C" w:rsidRDefault="0045739C" w:rsidP="0045739C">
      <w:pPr>
        <w:jc w:val="both"/>
        <w:rPr>
          <w:rFonts w:ascii="Times New Roman" w:eastAsia="Times New Roman" w:hAnsi="Times New Roman"/>
        </w:rPr>
      </w:pPr>
    </w:p>
    <w:p w14:paraId="65FC08DC" w14:textId="77777777" w:rsidR="0045739C" w:rsidRDefault="0045739C" w:rsidP="0045739C">
      <w:pPr>
        <w:ind w:right="140"/>
        <w:jc w:val="both"/>
        <w:rPr>
          <w:rFonts w:ascii="Arial" w:eastAsia="Arial" w:hAnsi="Arial"/>
          <w:sz w:val="22"/>
        </w:rPr>
      </w:pPr>
      <w:r>
        <w:rPr>
          <w:rFonts w:ascii="Arial" w:eastAsia="Arial" w:hAnsi="Arial"/>
          <w:sz w:val="22"/>
        </w:rPr>
        <w:t>Navigating jurisdictional provisions that apply to community members inconsistently may implicate the ability of clinics to serve clients effectively. Understanding band membership, ensuring clients have identification so clinics may assist them appropriately, and developing referral systems that adhere to the jurisdictional overlap will cause strain on clinics’ limited resources.</w:t>
      </w:r>
    </w:p>
    <w:p w14:paraId="6264AF95" w14:textId="77777777" w:rsidR="0045739C" w:rsidRDefault="0045739C" w:rsidP="0018422B">
      <w:pPr>
        <w:jc w:val="both"/>
        <w:rPr>
          <w:rFonts w:ascii="Arial" w:eastAsia="Arial" w:hAnsi="Arial"/>
          <w:sz w:val="22"/>
          <w:szCs w:val="22"/>
        </w:rPr>
      </w:pPr>
    </w:p>
    <w:p w14:paraId="6B8E269F" w14:textId="77777777" w:rsidR="00E70B2F" w:rsidRDefault="00E70B2F" w:rsidP="0018422B">
      <w:pPr>
        <w:jc w:val="both"/>
        <w:rPr>
          <w:rFonts w:ascii="Arial" w:eastAsia="Arial" w:hAnsi="Arial"/>
          <w:sz w:val="22"/>
          <w:szCs w:val="22"/>
        </w:rPr>
      </w:pPr>
    </w:p>
    <w:p w14:paraId="2BCB06DC" w14:textId="77777777" w:rsidR="00E70B2F" w:rsidRDefault="00E70B2F" w:rsidP="0018422B">
      <w:pPr>
        <w:jc w:val="both"/>
        <w:rPr>
          <w:rFonts w:ascii="Arial" w:eastAsia="Arial" w:hAnsi="Arial"/>
          <w:sz w:val="22"/>
          <w:szCs w:val="22"/>
        </w:rPr>
      </w:pPr>
    </w:p>
    <w:p w14:paraId="64FC6235" w14:textId="77777777" w:rsidR="0045739C" w:rsidRDefault="0045739C" w:rsidP="0045739C">
      <w:pPr>
        <w:spacing w:line="0" w:lineRule="atLeast"/>
        <w:rPr>
          <w:rFonts w:ascii="Arial" w:eastAsia="Arial" w:hAnsi="Arial"/>
          <w:b/>
          <w:sz w:val="24"/>
          <w:u w:val="single"/>
        </w:rPr>
      </w:pPr>
      <w:r>
        <w:rPr>
          <w:rFonts w:ascii="Arial" w:eastAsia="Arial" w:hAnsi="Arial"/>
          <w:b/>
          <w:sz w:val="24"/>
          <w:u w:val="single"/>
        </w:rPr>
        <w:t>Unmet Legal Needs</w:t>
      </w:r>
    </w:p>
    <w:p w14:paraId="41506D69" w14:textId="77777777" w:rsidR="0045739C" w:rsidRDefault="0045739C" w:rsidP="0045739C">
      <w:pPr>
        <w:spacing w:line="364" w:lineRule="exact"/>
        <w:rPr>
          <w:rFonts w:ascii="Times New Roman" w:eastAsia="Times New Roman" w:hAnsi="Times New Roman"/>
        </w:rPr>
      </w:pPr>
    </w:p>
    <w:p w14:paraId="45822D09" w14:textId="0D84ABCF" w:rsidR="0045739C" w:rsidRDefault="0045739C" w:rsidP="0045739C">
      <w:pPr>
        <w:ind w:right="23"/>
        <w:jc w:val="both"/>
        <w:rPr>
          <w:rFonts w:ascii="Arial" w:eastAsia="Arial" w:hAnsi="Arial"/>
          <w:sz w:val="22"/>
        </w:rPr>
      </w:pPr>
      <w:r>
        <w:rPr>
          <w:rFonts w:ascii="Arial" w:eastAsia="Arial" w:hAnsi="Arial"/>
          <w:sz w:val="22"/>
        </w:rPr>
        <w:t xml:space="preserve">With the </w:t>
      </w:r>
      <w:r w:rsidR="00A620A2">
        <w:rPr>
          <w:rFonts w:ascii="Arial" w:eastAsia="Arial" w:hAnsi="Arial"/>
          <w:sz w:val="22"/>
        </w:rPr>
        <w:t>above-noted</w:t>
      </w:r>
      <w:r>
        <w:rPr>
          <w:rFonts w:ascii="Arial" w:eastAsia="Arial" w:hAnsi="Arial"/>
          <w:sz w:val="22"/>
        </w:rPr>
        <w:t xml:space="preserve"> jurisdictional and Indigenous rights considerations in mind, the following section unpacks the unmet legal needs identified by respondents. Our analysis found that specific unmet needs could be placed within two categories: </w:t>
      </w:r>
      <w:r w:rsidR="00E70B2F">
        <w:rPr>
          <w:rFonts w:ascii="Arial" w:eastAsia="Arial" w:hAnsi="Arial"/>
          <w:sz w:val="22"/>
        </w:rPr>
        <w:t xml:space="preserve">i) </w:t>
      </w:r>
      <w:r>
        <w:rPr>
          <w:rFonts w:ascii="Arial" w:eastAsia="Arial" w:hAnsi="Arial"/>
          <w:sz w:val="22"/>
        </w:rPr>
        <w:t xml:space="preserve">those needs that can be met by CLCs upon the removal of access or service barriers, and </w:t>
      </w:r>
      <w:r w:rsidR="00E70B2F">
        <w:rPr>
          <w:rFonts w:ascii="Arial" w:eastAsia="Arial" w:hAnsi="Arial"/>
          <w:sz w:val="22"/>
        </w:rPr>
        <w:t xml:space="preserve">ii) </w:t>
      </w:r>
      <w:r>
        <w:rPr>
          <w:rFonts w:ascii="Arial" w:eastAsia="Arial" w:hAnsi="Arial"/>
          <w:sz w:val="22"/>
        </w:rPr>
        <w:t xml:space="preserve">those that cannot be met due to </w:t>
      </w:r>
      <w:r w:rsidR="00E70B2F">
        <w:rPr>
          <w:rFonts w:ascii="Arial" w:eastAsia="Arial" w:hAnsi="Arial"/>
          <w:sz w:val="22"/>
        </w:rPr>
        <w:t xml:space="preserve">the </w:t>
      </w:r>
      <w:r>
        <w:rPr>
          <w:rFonts w:ascii="Arial" w:eastAsia="Arial" w:hAnsi="Arial"/>
          <w:sz w:val="22"/>
        </w:rPr>
        <w:t xml:space="preserve">mandate and scope restrictions of CLCs. It is important to note that even when unmet legal needs are a result of scope limitations, clinics have a role to play in ensuring clients receive legal advice or service. That is, CLCs often serve as entry points into the broader system of public services and therefore occupy a critical </w:t>
      </w:r>
      <w:r w:rsidR="00A620A2">
        <w:rPr>
          <w:rFonts w:ascii="Arial" w:eastAsia="Arial" w:hAnsi="Arial"/>
          <w:sz w:val="22"/>
        </w:rPr>
        <w:t>position</w:t>
      </w:r>
      <w:r>
        <w:rPr>
          <w:rFonts w:ascii="Arial" w:eastAsia="Arial" w:hAnsi="Arial"/>
          <w:sz w:val="22"/>
        </w:rPr>
        <w:t xml:space="preserve"> in a client’s pursuit of legal aid whether by means of providing a direct service or referring clients to the appropriate entities. It should also be noted that areas of law often sit within both categories</w:t>
      </w:r>
      <w:r w:rsidR="00E70B2F">
        <w:rPr>
          <w:rFonts w:ascii="Arial" w:eastAsia="Arial" w:hAnsi="Arial"/>
          <w:sz w:val="22"/>
        </w:rPr>
        <w:t>,</w:t>
      </w:r>
      <w:r>
        <w:rPr>
          <w:rFonts w:ascii="Arial" w:eastAsia="Arial" w:hAnsi="Arial"/>
          <w:sz w:val="22"/>
        </w:rPr>
        <w:t xml:space="preserve"> as specific circumstances</w:t>
      </w:r>
      <w:r w:rsidR="00E70B2F">
        <w:rPr>
          <w:rFonts w:ascii="Arial" w:eastAsia="Arial" w:hAnsi="Arial"/>
          <w:sz w:val="22"/>
        </w:rPr>
        <w:t xml:space="preserve"> give rise to</w:t>
      </w:r>
      <w:r>
        <w:rPr>
          <w:rFonts w:ascii="Arial" w:eastAsia="Arial" w:hAnsi="Arial"/>
          <w:sz w:val="22"/>
        </w:rPr>
        <w:t xml:space="preserve"> issue</w:t>
      </w:r>
      <w:r w:rsidR="00E70B2F">
        <w:rPr>
          <w:rFonts w:ascii="Arial" w:eastAsia="Arial" w:hAnsi="Arial"/>
          <w:sz w:val="22"/>
        </w:rPr>
        <w:t>s that are</w:t>
      </w:r>
      <w:r>
        <w:rPr>
          <w:rFonts w:ascii="Arial" w:eastAsia="Arial" w:hAnsi="Arial"/>
          <w:sz w:val="22"/>
        </w:rPr>
        <w:t xml:space="preserve"> within the scope of a clinic or beyond it. The following legal needs have thus been unpacked in a manner that </w:t>
      </w:r>
      <w:r w:rsidR="00E70B2F">
        <w:rPr>
          <w:rFonts w:ascii="Arial" w:eastAsia="Arial" w:hAnsi="Arial"/>
          <w:sz w:val="22"/>
        </w:rPr>
        <w:t>considers</w:t>
      </w:r>
      <w:r>
        <w:rPr>
          <w:rFonts w:ascii="Arial" w:eastAsia="Arial" w:hAnsi="Arial"/>
          <w:sz w:val="22"/>
        </w:rPr>
        <w:t xml:space="preserve"> the varying circumstances that may occur within a single area of law.</w:t>
      </w:r>
    </w:p>
    <w:p w14:paraId="2E068E95" w14:textId="77777777" w:rsidR="0045739C" w:rsidRDefault="0045739C" w:rsidP="0045739C">
      <w:pPr>
        <w:jc w:val="both"/>
        <w:rPr>
          <w:rFonts w:ascii="Times New Roman" w:eastAsia="Times New Roman" w:hAnsi="Times New Roman"/>
        </w:rPr>
      </w:pPr>
    </w:p>
    <w:p w14:paraId="4C98BB93" w14:textId="77777777" w:rsidR="0045739C" w:rsidRDefault="0045739C" w:rsidP="0045739C">
      <w:pPr>
        <w:jc w:val="both"/>
        <w:rPr>
          <w:rFonts w:ascii="Arial" w:eastAsia="Arial" w:hAnsi="Arial"/>
          <w:b/>
          <w:sz w:val="22"/>
        </w:rPr>
      </w:pPr>
      <w:r>
        <w:rPr>
          <w:rFonts w:ascii="Arial" w:eastAsia="Arial" w:hAnsi="Arial"/>
          <w:b/>
          <w:sz w:val="22"/>
        </w:rPr>
        <w:t>On-Reserve Legal Issues</w:t>
      </w:r>
    </w:p>
    <w:p w14:paraId="1A60E141" w14:textId="77777777" w:rsidR="0045739C" w:rsidRDefault="0045739C" w:rsidP="0045739C">
      <w:pPr>
        <w:jc w:val="both"/>
        <w:rPr>
          <w:rFonts w:ascii="Times New Roman" w:eastAsia="Times New Roman" w:hAnsi="Times New Roman"/>
        </w:rPr>
      </w:pPr>
    </w:p>
    <w:p w14:paraId="11AE2ED7" w14:textId="1EF234CB" w:rsidR="0045739C" w:rsidRDefault="0045739C" w:rsidP="0045739C">
      <w:pPr>
        <w:jc w:val="both"/>
        <w:rPr>
          <w:rFonts w:ascii="Arial" w:eastAsia="Arial" w:hAnsi="Arial"/>
          <w:sz w:val="22"/>
        </w:rPr>
      </w:pPr>
      <w:r>
        <w:rPr>
          <w:rFonts w:ascii="Arial" w:eastAsia="Arial" w:hAnsi="Arial"/>
          <w:sz w:val="22"/>
        </w:rPr>
        <w:t xml:space="preserve">Issues pertaining to on-reserve law and affairs were noted by </w:t>
      </w:r>
      <w:r w:rsidRPr="00CF3CAE">
        <w:rPr>
          <w:rFonts w:ascii="Arial" w:eastAsia="Arial" w:hAnsi="Arial"/>
          <w:sz w:val="22"/>
        </w:rPr>
        <w:t>six catchment areas</w:t>
      </w:r>
      <w:r>
        <w:rPr>
          <w:rFonts w:ascii="Arial" w:eastAsia="Arial" w:hAnsi="Arial"/>
          <w:sz w:val="22"/>
        </w:rPr>
        <w:t xml:space="preserve"> thus far and clinics as an unmet legal need. </w:t>
      </w:r>
      <w:r w:rsidR="00E70B2F">
        <w:rPr>
          <w:rFonts w:ascii="Arial" w:eastAsia="Arial" w:hAnsi="Arial"/>
          <w:sz w:val="22"/>
        </w:rPr>
        <w:t>Both</w:t>
      </w:r>
      <w:r>
        <w:rPr>
          <w:rFonts w:ascii="Arial" w:eastAsia="Arial" w:hAnsi="Arial"/>
          <w:sz w:val="22"/>
        </w:rPr>
        <w:t xml:space="preserve"> clinic staff and clients noted that on-reserve employment law and tenant law were prominent unmet needs. While CLCs provide services in employment and tenant law, they are limited in their capacity to provide service in the context of these areas of law on-reserve.</w:t>
      </w:r>
    </w:p>
    <w:p w14:paraId="6247B8BB" w14:textId="77777777" w:rsidR="0045739C" w:rsidRDefault="0045739C" w:rsidP="0045739C">
      <w:pPr>
        <w:jc w:val="both"/>
        <w:rPr>
          <w:rFonts w:ascii="Times New Roman" w:eastAsia="Times New Roman" w:hAnsi="Times New Roman"/>
        </w:rPr>
      </w:pPr>
    </w:p>
    <w:p w14:paraId="7486DAD6" w14:textId="5DE65626" w:rsidR="0045739C" w:rsidRDefault="00E70B2F" w:rsidP="0045739C">
      <w:pPr>
        <w:ind w:right="20"/>
        <w:jc w:val="both"/>
        <w:rPr>
          <w:rFonts w:ascii="Arial" w:eastAsia="Arial" w:hAnsi="Arial"/>
          <w:sz w:val="22"/>
        </w:rPr>
      </w:pPr>
      <w:r>
        <w:rPr>
          <w:rFonts w:ascii="Arial" w:eastAsia="Arial" w:hAnsi="Arial"/>
          <w:sz w:val="22"/>
        </w:rPr>
        <w:t>Several</w:t>
      </w:r>
      <w:r w:rsidR="00A620A2">
        <w:rPr>
          <w:rFonts w:ascii="Arial" w:eastAsia="Arial" w:hAnsi="Arial"/>
          <w:sz w:val="22"/>
        </w:rPr>
        <w:t xml:space="preserve"> </w:t>
      </w:r>
      <w:r w:rsidR="00D11717">
        <w:rPr>
          <w:rFonts w:ascii="Arial" w:eastAsia="Arial" w:hAnsi="Arial"/>
          <w:sz w:val="22"/>
        </w:rPr>
        <w:t xml:space="preserve">members of the </w:t>
      </w:r>
      <w:r>
        <w:rPr>
          <w:rFonts w:ascii="Arial" w:eastAsia="Arial" w:hAnsi="Arial"/>
          <w:sz w:val="22"/>
        </w:rPr>
        <w:t>boards</w:t>
      </w:r>
      <w:r w:rsidR="0045739C">
        <w:rPr>
          <w:rFonts w:ascii="Arial" w:eastAsia="Arial" w:hAnsi="Arial"/>
          <w:sz w:val="22"/>
        </w:rPr>
        <w:t xml:space="preserve"> of directors also highlighted the unique circumstances that on-reserve legal issues pose for </w:t>
      </w:r>
      <w:r w:rsidR="00A620A2">
        <w:rPr>
          <w:rFonts w:ascii="Arial" w:eastAsia="Arial" w:hAnsi="Arial"/>
          <w:sz w:val="22"/>
        </w:rPr>
        <w:t>CLCs</w:t>
      </w:r>
      <w:r w:rsidR="0045739C">
        <w:rPr>
          <w:rFonts w:ascii="Arial" w:eastAsia="Arial" w:hAnsi="Arial"/>
          <w:sz w:val="22"/>
        </w:rPr>
        <w:t xml:space="preserve"> and Indigenous clients. </w:t>
      </w:r>
      <w:r>
        <w:rPr>
          <w:rFonts w:ascii="Arial" w:eastAsia="Arial" w:hAnsi="Arial"/>
          <w:sz w:val="22"/>
        </w:rPr>
        <w:t>Some</w:t>
      </w:r>
      <w:r w:rsidR="0045739C">
        <w:rPr>
          <w:rFonts w:ascii="Arial" w:eastAsia="Arial" w:hAnsi="Arial"/>
          <w:sz w:val="22"/>
        </w:rPr>
        <w:t xml:space="preserve"> board members noted that there is a lack of understanding </w:t>
      </w:r>
      <w:r>
        <w:rPr>
          <w:rFonts w:ascii="Arial" w:eastAsia="Arial" w:hAnsi="Arial"/>
          <w:sz w:val="22"/>
        </w:rPr>
        <w:t>among</w:t>
      </w:r>
      <w:r w:rsidR="0045739C">
        <w:rPr>
          <w:rFonts w:ascii="Arial" w:eastAsia="Arial" w:hAnsi="Arial"/>
          <w:sz w:val="22"/>
        </w:rPr>
        <w:t xml:space="preserve"> clinic staff and board members regarding band </w:t>
      </w:r>
      <w:r w:rsidR="00A620A2">
        <w:rPr>
          <w:rFonts w:ascii="Arial" w:eastAsia="Arial" w:hAnsi="Arial"/>
          <w:sz w:val="22"/>
        </w:rPr>
        <w:t>decision-making</w:t>
      </w:r>
      <w:r w:rsidR="0045739C">
        <w:rPr>
          <w:rFonts w:ascii="Arial" w:eastAsia="Arial" w:hAnsi="Arial"/>
          <w:sz w:val="22"/>
        </w:rPr>
        <w:t xml:space="preserve"> and what specific issues Indigenous clients face </w:t>
      </w:r>
      <w:r w:rsidR="00D11717">
        <w:rPr>
          <w:rFonts w:ascii="Arial" w:eastAsia="Arial" w:hAnsi="Arial"/>
          <w:sz w:val="22"/>
        </w:rPr>
        <w:t>on-reserve</w:t>
      </w:r>
      <w:r w:rsidR="0045739C">
        <w:rPr>
          <w:rFonts w:ascii="Arial" w:eastAsia="Arial" w:hAnsi="Arial"/>
          <w:sz w:val="22"/>
        </w:rPr>
        <w:t xml:space="preserve">. </w:t>
      </w:r>
      <w:r w:rsidR="00D11717">
        <w:rPr>
          <w:rFonts w:ascii="Arial" w:eastAsia="Arial" w:hAnsi="Arial"/>
          <w:sz w:val="22"/>
        </w:rPr>
        <w:t>First Nation r</w:t>
      </w:r>
      <w:r w:rsidR="0045739C">
        <w:rPr>
          <w:rFonts w:ascii="Arial" w:eastAsia="Arial" w:hAnsi="Arial"/>
          <w:sz w:val="22"/>
        </w:rPr>
        <w:t>eserves</w:t>
      </w:r>
      <w:r w:rsidR="00D11717">
        <w:rPr>
          <w:rFonts w:ascii="Arial" w:eastAsia="Arial" w:hAnsi="Arial"/>
          <w:sz w:val="22"/>
        </w:rPr>
        <w:t xml:space="preserve"> are largely governed </w:t>
      </w:r>
      <w:r w:rsidR="0045739C">
        <w:rPr>
          <w:rFonts w:ascii="Arial" w:eastAsia="Arial" w:hAnsi="Arial"/>
          <w:sz w:val="22"/>
        </w:rPr>
        <w:t xml:space="preserve">by the </w:t>
      </w:r>
      <w:r w:rsidR="0045739C">
        <w:rPr>
          <w:rFonts w:ascii="Gautami" w:eastAsia="Gautami" w:hAnsi="Gautami"/>
          <w:sz w:val="22"/>
        </w:rPr>
        <w:t>​</w:t>
      </w:r>
      <w:r w:rsidR="0045739C">
        <w:rPr>
          <w:rFonts w:ascii="Arial" w:eastAsia="Arial" w:hAnsi="Arial"/>
          <w:i/>
          <w:sz w:val="22"/>
        </w:rPr>
        <w:t>Indian Act</w:t>
      </w:r>
      <w:r w:rsidR="0045739C">
        <w:rPr>
          <w:rFonts w:ascii="Gautami" w:eastAsia="Gautami" w:hAnsi="Gautami"/>
          <w:i/>
          <w:sz w:val="22"/>
        </w:rPr>
        <w:t>​</w:t>
      </w:r>
      <w:r w:rsidR="0045739C">
        <w:rPr>
          <w:rFonts w:ascii="Arial" w:eastAsia="Arial" w:hAnsi="Arial"/>
          <w:sz w:val="22"/>
        </w:rPr>
        <w:t xml:space="preserve">, and individual reserves </w:t>
      </w:r>
      <w:r w:rsidR="00A620A2">
        <w:rPr>
          <w:rFonts w:ascii="Arial" w:eastAsia="Arial" w:hAnsi="Arial"/>
          <w:sz w:val="22"/>
        </w:rPr>
        <w:t xml:space="preserve">are </w:t>
      </w:r>
      <w:r w:rsidR="0045739C">
        <w:rPr>
          <w:rFonts w:ascii="Arial" w:eastAsia="Arial" w:hAnsi="Arial"/>
          <w:sz w:val="22"/>
        </w:rPr>
        <w:t xml:space="preserve">governed by </w:t>
      </w:r>
      <w:r w:rsidR="00A620A2">
        <w:rPr>
          <w:rFonts w:ascii="Arial" w:eastAsia="Arial" w:hAnsi="Arial"/>
          <w:sz w:val="22"/>
        </w:rPr>
        <w:t xml:space="preserve">the </w:t>
      </w:r>
      <w:r w:rsidR="0045739C">
        <w:rPr>
          <w:rFonts w:ascii="Arial" w:eastAsia="Arial" w:hAnsi="Arial"/>
          <w:sz w:val="22"/>
        </w:rPr>
        <w:t xml:space="preserve">band council. The noted knowledge gaps are thus compounded by overlapping jurisdictional complexities. </w:t>
      </w:r>
      <w:r w:rsidR="00D11717">
        <w:rPr>
          <w:rFonts w:ascii="Arial" w:eastAsia="Arial" w:hAnsi="Arial"/>
          <w:sz w:val="22"/>
        </w:rPr>
        <w:t xml:space="preserve">Some </w:t>
      </w:r>
      <w:r w:rsidR="0045739C">
        <w:rPr>
          <w:rFonts w:ascii="Arial" w:eastAsia="Arial" w:hAnsi="Arial"/>
          <w:sz w:val="22"/>
        </w:rPr>
        <w:t>CLC staff went so far as to say that the jurisdictional overlap creates “huge amounts of confusion” for staff and clients.</w:t>
      </w:r>
    </w:p>
    <w:p w14:paraId="74863C13" w14:textId="77777777" w:rsidR="0045739C" w:rsidRDefault="0045739C" w:rsidP="0045739C">
      <w:pPr>
        <w:jc w:val="both"/>
        <w:rPr>
          <w:rFonts w:ascii="Times New Roman" w:eastAsia="Times New Roman" w:hAnsi="Times New Roman"/>
        </w:rPr>
      </w:pPr>
    </w:p>
    <w:p w14:paraId="5CBB9A50" w14:textId="3F8E5648" w:rsidR="0045739C" w:rsidRDefault="0045739C" w:rsidP="0045739C">
      <w:pPr>
        <w:jc w:val="both"/>
        <w:rPr>
          <w:rFonts w:ascii="Arial" w:eastAsia="Arial" w:hAnsi="Arial"/>
          <w:sz w:val="22"/>
        </w:rPr>
      </w:pPr>
      <w:r>
        <w:rPr>
          <w:rFonts w:ascii="Arial" w:eastAsia="Arial" w:hAnsi="Arial"/>
          <w:sz w:val="22"/>
        </w:rPr>
        <w:t xml:space="preserve">The overlapping jurisdiction creates a convoluted image of how </w:t>
      </w:r>
      <w:r w:rsidR="00A620A2">
        <w:rPr>
          <w:rFonts w:ascii="Arial" w:eastAsia="Arial" w:hAnsi="Arial"/>
          <w:sz w:val="22"/>
        </w:rPr>
        <w:t>CLCs</w:t>
      </w:r>
      <w:r>
        <w:rPr>
          <w:rFonts w:ascii="Arial" w:eastAsia="Arial" w:hAnsi="Arial"/>
          <w:sz w:val="22"/>
        </w:rPr>
        <w:t xml:space="preserve"> can or cannot assist clients. Not only do such legal complexities pose potential knowledge gaps for staff, but they serve as a barrier for clients seeking legal assistance. For example, our analysis found that referrals from friends and family were a primary pathway to accessing CLC services. As such, it is not beyond reason to predict that a client with an on-reserve employment law issue that is turned away from a CLC due to jurisdictional limitations will deter others, either directly or indirectly, from seeking out CLC services in the future, despite being in </w:t>
      </w:r>
      <w:r w:rsidR="00D11717">
        <w:rPr>
          <w:rFonts w:ascii="Arial" w:eastAsia="Arial" w:hAnsi="Arial"/>
          <w:sz w:val="22"/>
        </w:rPr>
        <w:t xml:space="preserve">a </w:t>
      </w:r>
      <w:r>
        <w:rPr>
          <w:rFonts w:ascii="Arial" w:eastAsia="Arial" w:hAnsi="Arial"/>
          <w:sz w:val="22"/>
        </w:rPr>
        <w:t xml:space="preserve">CLC’s catchment area. </w:t>
      </w:r>
    </w:p>
    <w:p w14:paraId="241BE12E" w14:textId="77777777" w:rsidR="0045739C" w:rsidRDefault="0045739C" w:rsidP="0045739C">
      <w:pPr>
        <w:jc w:val="both"/>
        <w:rPr>
          <w:rFonts w:ascii="Times New Roman" w:eastAsia="Times New Roman" w:hAnsi="Times New Roman"/>
        </w:rPr>
      </w:pPr>
    </w:p>
    <w:p w14:paraId="5FF8C8A6" w14:textId="077F84C7" w:rsidR="0045739C" w:rsidRDefault="0045739C" w:rsidP="0045739C">
      <w:pPr>
        <w:ind w:right="40"/>
        <w:jc w:val="both"/>
        <w:rPr>
          <w:rFonts w:ascii="Arial" w:eastAsia="Arial" w:hAnsi="Arial"/>
          <w:sz w:val="22"/>
        </w:rPr>
      </w:pPr>
      <w:r>
        <w:rPr>
          <w:rFonts w:ascii="Arial" w:eastAsia="Arial" w:hAnsi="Arial"/>
          <w:sz w:val="22"/>
        </w:rPr>
        <w:t xml:space="preserve">Our analysis also found that referrals from other service providers were a primary access point for Indigenous clients. It thus becomes critical that CLCs are able to not only effectively communicate the services they do </w:t>
      </w:r>
      <w:r>
        <w:rPr>
          <w:rFonts w:ascii="Gautami" w:eastAsia="Gautami" w:hAnsi="Gautami"/>
          <w:sz w:val="22"/>
        </w:rPr>
        <w:t>​</w:t>
      </w:r>
      <w:r>
        <w:rPr>
          <w:rFonts w:ascii="Arial" w:eastAsia="Arial" w:hAnsi="Arial"/>
          <w:i/>
          <w:sz w:val="22"/>
        </w:rPr>
        <w:t>and do not</w:t>
      </w:r>
      <w:r>
        <w:rPr>
          <w:rFonts w:ascii="Arial" w:eastAsia="Arial" w:hAnsi="Arial"/>
          <w:sz w:val="22"/>
        </w:rPr>
        <w:t xml:space="preserve"> offer, but also what the next steps are for clients who cannot be served by the clinic. This knowledge must span across a </w:t>
      </w:r>
      <w:r w:rsidR="00A620A2">
        <w:rPr>
          <w:rFonts w:ascii="Arial" w:eastAsia="Arial" w:hAnsi="Arial"/>
          <w:sz w:val="22"/>
        </w:rPr>
        <w:t>well-networked</w:t>
      </w:r>
      <w:r>
        <w:rPr>
          <w:rFonts w:ascii="Arial" w:eastAsia="Arial" w:hAnsi="Arial"/>
          <w:sz w:val="22"/>
        </w:rPr>
        <w:t xml:space="preserve"> community and public service.</w:t>
      </w:r>
    </w:p>
    <w:p w14:paraId="6636727A" w14:textId="77777777" w:rsidR="0045739C" w:rsidRDefault="0045739C" w:rsidP="0045739C">
      <w:pPr>
        <w:spacing w:line="212" w:lineRule="exact"/>
        <w:rPr>
          <w:rFonts w:ascii="Times New Roman" w:eastAsia="Times New Roman" w:hAnsi="Times New Roman"/>
        </w:rPr>
      </w:pPr>
    </w:p>
    <w:p w14:paraId="51D29AEB" w14:textId="77777777" w:rsidR="0045739C" w:rsidRDefault="0045739C" w:rsidP="0045739C">
      <w:pPr>
        <w:spacing w:line="0" w:lineRule="atLeast"/>
        <w:rPr>
          <w:rFonts w:ascii="Arial" w:eastAsia="Arial" w:hAnsi="Arial"/>
          <w:b/>
          <w:sz w:val="22"/>
        </w:rPr>
      </w:pPr>
      <w:r>
        <w:rPr>
          <w:rFonts w:ascii="Arial" w:eastAsia="Arial" w:hAnsi="Arial"/>
          <w:b/>
          <w:sz w:val="22"/>
        </w:rPr>
        <w:t>Tenancy Law</w:t>
      </w:r>
    </w:p>
    <w:p w14:paraId="178E1918" w14:textId="77777777" w:rsidR="0045739C" w:rsidRDefault="0045739C" w:rsidP="0045739C">
      <w:pPr>
        <w:spacing w:line="350" w:lineRule="exact"/>
        <w:rPr>
          <w:rFonts w:ascii="Times New Roman" w:eastAsia="Times New Roman" w:hAnsi="Times New Roman"/>
        </w:rPr>
      </w:pPr>
    </w:p>
    <w:p w14:paraId="41655A87" w14:textId="2CFBDF1B" w:rsidR="0045739C" w:rsidRDefault="0045739C" w:rsidP="0045739C">
      <w:pPr>
        <w:ind w:right="40"/>
        <w:jc w:val="both"/>
        <w:rPr>
          <w:rFonts w:ascii="Arial" w:eastAsia="Arial" w:hAnsi="Arial"/>
          <w:sz w:val="22"/>
        </w:rPr>
      </w:pPr>
      <w:r>
        <w:rPr>
          <w:rFonts w:ascii="Arial" w:eastAsia="Arial" w:hAnsi="Arial"/>
          <w:sz w:val="22"/>
        </w:rPr>
        <w:t xml:space="preserve">Tenancy law and housing were cited by all </w:t>
      </w:r>
      <w:r w:rsidR="00D11717">
        <w:rPr>
          <w:rFonts w:ascii="Arial" w:eastAsia="Arial" w:hAnsi="Arial"/>
          <w:sz w:val="22"/>
        </w:rPr>
        <w:t>CLC</w:t>
      </w:r>
      <w:r>
        <w:rPr>
          <w:rFonts w:ascii="Arial" w:eastAsia="Arial" w:hAnsi="Arial"/>
          <w:sz w:val="22"/>
        </w:rPr>
        <w:t xml:space="preserve"> </w:t>
      </w:r>
      <w:r w:rsidR="00D11717">
        <w:rPr>
          <w:rFonts w:ascii="Arial" w:eastAsia="Arial" w:hAnsi="Arial"/>
          <w:sz w:val="22"/>
        </w:rPr>
        <w:t xml:space="preserve">staff </w:t>
      </w:r>
      <w:r>
        <w:rPr>
          <w:rFonts w:ascii="Arial" w:eastAsia="Arial" w:hAnsi="Arial"/>
          <w:sz w:val="22"/>
        </w:rPr>
        <w:t xml:space="preserve">and </w:t>
      </w:r>
      <w:r w:rsidR="00D11717">
        <w:rPr>
          <w:rFonts w:ascii="Arial" w:eastAsia="Arial" w:hAnsi="Arial"/>
          <w:sz w:val="22"/>
        </w:rPr>
        <w:t xml:space="preserve">Indigenous </w:t>
      </w:r>
      <w:r>
        <w:rPr>
          <w:rFonts w:ascii="Arial" w:eastAsia="Arial" w:hAnsi="Arial"/>
          <w:sz w:val="22"/>
        </w:rPr>
        <w:t>client groups as either unmet legal needs or future unmet legal needs (in many cases both). A lack of affordable and adequate housing paired with income disparity creates an environment in which Indigenous clients are faced with evictions or conflicts with landlords.</w:t>
      </w:r>
    </w:p>
    <w:p w14:paraId="684EB858" w14:textId="77777777" w:rsidR="0045739C" w:rsidRDefault="0045739C" w:rsidP="0045739C">
      <w:pPr>
        <w:rPr>
          <w:rFonts w:ascii="Times New Roman" w:eastAsia="Times New Roman" w:hAnsi="Times New Roman"/>
        </w:rPr>
      </w:pPr>
    </w:p>
    <w:p w14:paraId="2F02F6DD" w14:textId="5797D3CC" w:rsidR="0045739C" w:rsidRDefault="00D11717" w:rsidP="0045739C">
      <w:pPr>
        <w:ind w:right="40"/>
        <w:jc w:val="both"/>
        <w:rPr>
          <w:rFonts w:ascii="Arial" w:eastAsia="Arial" w:hAnsi="Arial"/>
          <w:sz w:val="22"/>
        </w:rPr>
      </w:pPr>
      <w:r>
        <w:rPr>
          <w:rFonts w:ascii="Arial" w:eastAsia="Arial" w:hAnsi="Arial"/>
          <w:sz w:val="22"/>
        </w:rPr>
        <w:t>One CLC</w:t>
      </w:r>
      <w:r w:rsidR="0045739C">
        <w:rPr>
          <w:rFonts w:ascii="Arial" w:eastAsia="Arial" w:hAnsi="Arial"/>
          <w:sz w:val="22"/>
        </w:rPr>
        <w:t xml:space="preserve"> </w:t>
      </w:r>
      <w:r>
        <w:rPr>
          <w:rFonts w:ascii="Arial" w:eastAsia="Arial" w:hAnsi="Arial"/>
          <w:sz w:val="22"/>
        </w:rPr>
        <w:t>b</w:t>
      </w:r>
      <w:r w:rsidR="0045739C">
        <w:rPr>
          <w:rFonts w:ascii="Arial" w:eastAsia="Arial" w:hAnsi="Arial"/>
          <w:sz w:val="22"/>
        </w:rPr>
        <w:t>oard noted that one of the primary services they provide is housing or income support; however, staff explicitly sighted housing as an unmet legal need</w:t>
      </w:r>
      <w:r>
        <w:rPr>
          <w:rFonts w:ascii="Arial" w:eastAsia="Arial" w:hAnsi="Arial"/>
          <w:sz w:val="22"/>
        </w:rPr>
        <w:t>,</w:t>
      </w:r>
      <w:r w:rsidR="0045739C">
        <w:rPr>
          <w:rFonts w:ascii="Arial" w:eastAsia="Arial" w:hAnsi="Arial"/>
          <w:sz w:val="22"/>
        </w:rPr>
        <w:t xml:space="preserve"> noting that a common </w:t>
      </w:r>
      <w:r>
        <w:rPr>
          <w:rFonts w:ascii="Arial" w:eastAsia="Arial" w:hAnsi="Arial"/>
          <w:sz w:val="22"/>
        </w:rPr>
        <w:t>reason for the unmet needs</w:t>
      </w:r>
      <w:r w:rsidR="0045739C">
        <w:rPr>
          <w:rFonts w:ascii="Arial" w:eastAsia="Arial" w:hAnsi="Arial"/>
          <w:sz w:val="22"/>
        </w:rPr>
        <w:t xml:space="preserve"> </w:t>
      </w:r>
      <w:r w:rsidR="00A620A2">
        <w:rPr>
          <w:rFonts w:ascii="Arial" w:eastAsia="Arial" w:hAnsi="Arial"/>
          <w:sz w:val="22"/>
        </w:rPr>
        <w:t>is</w:t>
      </w:r>
      <w:r w:rsidR="0045739C">
        <w:rPr>
          <w:rFonts w:ascii="Arial" w:eastAsia="Arial" w:hAnsi="Arial"/>
          <w:sz w:val="22"/>
        </w:rPr>
        <w:t xml:space="preserve"> the “time limits” pertaining to tenancy issues. For example, eviction notices give the client a time frame of 60 days to dispute their landlord. In many instances, these timelines pass without clients seeking the services of CLCs or even knowing they </w:t>
      </w:r>
      <w:r w:rsidR="0045739C">
        <w:rPr>
          <w:rFonts w:ascii="Gautami" w:eastAsia="Gautami" w:hAnsi="Gautami"/>
          <w:sz w:val="22"/>
        </w:rPr>
        <w:t>​</w:t>
      </w:r>
      <w:r w:rsidR="0045739C" w:rsidRPr="00A620A2">
        <w:rPr>
          <w:rFonts w:ascii="Arial" w:eastAsia="Arial" w:hAnsi="Arial"/>
          <w:iCs/>
          <w:sz w:val="22"/>
        </w:rPr>
        <w:t>could</w:t>
      </w:r>
      <w:r w:rsidR="0045739C" w:rsidRPr="00A620A2">
        <w:rPr>
          <w:rFonts w:ascii="Gautami" w:eastAsia="Gautami" w:hAnsi="Gautami"/>
          <w:iCs/>
          <w:sz w:val="22"/>
        </w:rPr>
        <w:t>​</w:t>
      </w:r>
      <w:r w:rsidR="00A620A2" w:rsidRPr="00A620A2">
        <w:rPr>
          <w:rFonts w:ascii="Gautami" w:eastAsia="Gautami" w:hAnsi="Gautami"/>
          <w:iCs/>
          <w:sz w:val="22"/>
        </w:rPr>
        <w:t xml:space="preserve"> </w:t>
      </w:r>
      <w:r w:rsidR="0045739C" w:rsidRPr="00A620A2">
        <w:rPr>
          <w:rFonts w:ascii="Arial" w:eastAsia="Arial" w:hAnsi="Arial"/>
          <w:iCs/>
          <w:sz w:val="22"/>
        </w:rPr>
        <w:t>get</w:t>
      </w:r>
      <w:r w:rsidR="0045739C">
        <w:rPr>
          <w:rFonts w:ascii="Arial" w:eastAsia="Arial" w:hAnsi="Arial"/>
          <w:sz w:val="22"/>
        </w:rPr>
        <w:t xml:space="preserve"> assistance at the clinics.</w:t>
      </w:r>
    </w:p>
    <w:p w14:paraId="1FC54F88" w14:textId="77777777" w:rsidR="0045739C" w:rsidRDefault="0045739C" w:rsidP="0045739C">
      <w:pPr>
        <w:rPr>
          <w:rFonts w:ascii="Times New Roman" w:eastAsia="Times New Roman" w:hAnsi="Times New Roman"/>
        </w:rPr>
      </w:pPr>
    </w:p>
    <w:p w14:paraId="6F88E6AD" w14:textId="39E7B185" w:rsidR="0045739C" w:rsidRDefault="0045739C" w:rsidP="0045739C">
      <w:pPr>
        <w:jc w:val="both"/>
        <w:rPr>
          <w:rFonts w:ascii="Arial" w:eastAsia="Arial" w:hAnsi="Arial"/>
          <w:sz w:val="22"/>
        </w:rPr>
      </w:pPr>
      <w:r>
        <w:rPr>
          <w:rFonts w:ascii="Arial" w:eastAsia="Arial" w:hAnsi="Arial"/>
          <w:sz w:val="22"/>
        </w:rPr>
        <w:t xml:space="preserve">While section 88 of the </w:t>
      </w:r>
      <w:r>
        <w:rPr>
          <w:rFonts w:ascii="Gautami" w:eastAsia="Gautami" w:hAnsi="Gautami"/>
          <w:sz w:val="22"/>
        </w:rPr>
        <w:t>​</w:t>
      </w:r>
      <w:r>
        <w:rPr>
          <w:rFonts w:ascii="Arial" w:eastAsia="Arial" w:hAnsi="Arial"/>
          <w:i/>
          <w:sz w:val="22"/>
        </w:rPr>
        <w:t>Indian Act</w:t>
      </w:r>
      <w:r>
        <w:rPr>
          <w:rFonts w:ascii="Arial" w:eastAsia="Arial" w:hAnsi="Arial"/>
          <w:sz w:val="22"/>
        </w:rPr>
        <w:t xml:space="preserve"> permits the general application of provincial laws, the Ontario Landlord and Tenant Act is typically excluded from such application. This is due to section 91(24) of </w:t>
      </w:r>
      <w:r>
        <w:rPr>
          <w:rFonts w:ascii="Gautami" w:eastAsia="Gautami" w:hAnsi="Gautami"/>
          <w:sz w:val="22"/>
        </w:rPr>
        <w:t>​</w:t>
      </w:r>
      <w:r>
        <w:rPr>
          <w:rFonts w:ascii="Arial" w:eastAsia="Arial" w:hAnsi="Arial"/>
          <w:i/>
          <w:sz w:val="22"/>
        </w:rPr>
        <w:t>The Constitution Act 1867</w:t>
      </w:r>
      <w:r>
        <w:rPr>
          <w:rFonts w:ascii="Arial" w:eastAsia="Arial" w:hAnsi="Arial"/>
          <w:sz w:val="22"/>
        </w:rPr>
        <w:t xml:space="preserve"> which gives exclusive jurisdiction of reserves to the </w:t>
      </w:r>
      <w:r w:rsidR="00D11717">
        <w:rPr>
          <w:rFonts w:ascii="Arial" w:eastAsia="Arial" w:hAnsi="Arial"/>
          <w:sz w:val="22"/>
        </w:rPr>
        <w:t>f</w:t>
      </w:r>
      <w:r>
        <w:rPr>
          <w:rFonts w:ascii="Arial" w:eastAsia="Arial" w:hAnsi="Arial"/>
          <w:sz w:val="22"/>
        </w:rPr>
        <w:t xml:space="preserve">ederal </w:t>
      </w:r>
      <w:r w:rsidR="00D11717">
        <w:rPr>
          <w:rFonts w:ascii="Arial" w:eastAsia="Arial" w:hAnsi="Arial"/>
          <w:sz w:val="22"/>
        </w:rPr>
        <w:t>government</w:t>
      </w:r>
      <w:r>
        <w:rPr>
          <w:rFonts w:ascii="Arial" w:eastAsia="Arial" w:hAnsi="Arial"/>
          <w:sz w:val="22"/>
        </w:rPr>
        <w:t xml:space="preserve">. As such, </w:t>
      </w:r>
      <w:r w:rsidR="00A620A2">
        <w:rPr>
          <w:rFonts w:ascii="Arial" w:eastAsia="Arial" w:hAnsi="Arial"/>
          <w:sz w:val="22"/>
        </w:rPr>
        <w:t>CLCs</w:t>
      </w:r>
      <w:r>
        <w:rPr>
          <w:rFonts w:ascii="Arial" w:eastAsia="Arial" w:hAnsi="Arial"/>
          <w:sz w:val="22"/>
        </w:rPr>
        <w:t xml:space="preserve"> are limited in their ability to provide services to clients facing on-reserve tenancy issues. Additionally, as per section 81 of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Pr>
          <w:rFonts w:ascii="Arial" w:eastAsia="Arial" w:hAnsi="Arial"/>
          <w:sz w:val="22"/>
        </w:rPr>
        <w:t xml:space="preserve">, band councils may develop and implement bylaws pertaining to the use of land on-reserves. CLC clients and staff highlighted that a lack of process or policy in place on-reserves paired with the limitations of CLCs to address on-reserve related housing issues left them with </w:t>
      </w:r>
      <w:r w:rsidR="00A620A2">
        <w:rPr>
          <w:rFonts w:ascii="Arial" w:eastAsia="Arial" w:hAnsi="Arial"/>
          <w:sz w:val="22"/>
        </w:rPr>
        <w:t>few</w:t>
      </w:r>
      <w:r>
        <w:rPr>
          <w:rFonts w:ascii="Arial" w:eastAsia="Arial" w:hAnsi="Arial"/>
          <w:sz w:val="22"/>
        </w:rPr>
        <w:t xml:space="preserve"> options or resources.</w:t>
      </w:r>
    </w:p>
    <w:p w14:paraId="7206659E" w14:textId="77777777" w:rsidR="0045739C" w:rsidRDefault="0045739C" w:rsidP="0045739C">
      <w:pPr>
        <w:rPr>
          <w:rFonts w:ascii="Times New Roman" w:eastAsia="Times New Roman" w:hAnsi="Times New Roman"/>
        </w:rPr>
      </w:pPr>
    </w:p>
    <w:p w14:paraId="7A755874" w14:textId="77777777" w:rsidR="0045739C" w:rsidRDefault="0045739C" w:rsidP="0045739C">
      <w:pPr>
        <w:rPr>
          <w:rFonts w:ascii="Times New Roman" w:eastAsia="Times New Roman" w:hAnsi="Times New Roman"/>
        </w:rPr>
      </w:pPr>
    </w:p>
    <w:p w14:paraId="02CF564D" w14:textId="77777777" w:rsidR="0045739C" w:rsidRDefault="0045739C" w:rsidP="0045739C">
      <w:pPr>
        <w:rPr>
          <w:rFonts w:ascii="Times New Roman" w:eastAsia="Times New Roman" w:hAnsi="Times New Roman"/>
        </w:rPr>
      </w:pPr>
    </w:p>
    <w:p w14:paraId="672E7AB2" w14:textId="77777777" w:rsidR="0045739C" w:rsidRDefault="0045739C" w:rsidP="0045739C">
      <w:pPr>
        <w:rPr>
          <w:rFonts w:ascii="Arial" w:eastAsia="Arial" w:hAnsi="Arial"/>
          <w:b/>
          <w:sz w:val="22"/>
        </w:rPr>
      </w:pPr>
      <w:r>
        <w:rPr>
          <w:rFonts w:ascii="Arial" w:eastAsia="Arial" w:hAnsi="Arial"/>
          <w:b/>
          <w:sz w:val="22"/>
        </w:rPr>
        <w:t>Employment Law</w:t>
      </w:r>
    </w:p>
    <w:p w14:paraId="7D25FDBE" w14:textId="77777777" w:rsidR="0045739C" w:rsidRDefault="0045739C" w:rsidP="0045739C">
      <w:pPr>
        <w:rPr>
          <w:rFonts w:ascii="Times New Roman" w:eastAsia="Times New Roman" w:hAnsi="Times New Roman"/>
        </w:rPr>
      </w:pPr>
    </w:p>
    <w:p w14:paraId="35845544" w14:textId="32B9FF4F" w:rsidR="0045739C" w:rsidRDefault="0045739C" w:rsidP="0045739C">
      <w:pPr>
        <w:ind w:right="40"/>
        <w:jc w:val="both"/>
        <w:rPr>
          <w:rFonts w:ascii="Arial" w:eastAsia="Arial" w:hAnsi="Arial"/>
          <w:sz w:val="22"/>
        </w:rPr>
      </w:pPr>
      <w:r>
        <w:rPr>
          <w:rFonts w:ascii="Arial" w:eastAsia="Arial" w:hAnsi="Arial"/>
          <w:sz w:val="22"/>
        </w:rPr>
        <w:lastRenderedPageBreak/>
        <w:t>Employment law was noted as an unmet legal need by four catchment areas. Staff and clients cited economic and social factors that contribute to the legal challenges clients face. A lack of stable and full-time employment was highlighted by</w:t>
      </w:r>
      <w:r w:rsidR="00D11717">
        <w:rPr>
          <w:rFonts w:ascii="Arial" w:eastAsia="Arial" w:hAnsi="Arial"/>
          <w:sz w:val="22"/>
        </w:rPr>
        <w:t xml:space="preserve"> many</w:t>
      </w:r>
      <w:r>
        <w:rPr>
          <w:rFonts w:ascii="Arial" w:eastAsia="Arial" w:hAnsi="Arial"/>
          <w:sz w:val="22"/>
        </w:rPr>
        <w:t xml:space="preserve"> CLC staff as a key issue for Indigenous clients. Staff also noted that many of the cases they handle deal with wrongful dismissal</w:t>
      </w:r>
      <w:r w:rsidR="00D11717">
        <w:rPr>
          <w:rFonts w:ascii="Arial" w:eastAsia="Arial" w:hAnsi="Arial"/>
          <w:sz w:val="22"/>
        </w:rPr>
        <w:t xml:space="preserve"> but the capacity to deal with them is limited by time, staff, or distance</w:t>
      </w:r>
      <w:r>
        <w:rPr>
          <w:rFonts w:ascii="Arial" w:eastAsia="Arial" w:hAnsi="Arial"/>
          <w:sz w:val="22"/>
        </w:rPr>
        <w:t xml:space="preserve">. </w:t>
      </w:r>
    </w:p>
    <w:p w14:paraId="30C7D344" w14:textId="77777777" w:rsidR="0045739C" w:rsidRDefault="0045739C" w:rsidP="0045739C">
      <w:pPr>
        <w:rPr>
          <w:rFonts w:ascii="Times New Roman" w:eastAsia="Times New Roman" w:hAnsi="Times New Roman"/>
        </w:rPr>
      </w:pPr>
    </w:p>
    <w:p w14:paraId="7D00AF11" w14:textId="36FCEF56" w:rsidR="0045739C" w:rsidRDefault="0045739C" w:rsidP="0045739C">
      <w:pPr>
        <w:ind w:right="40"/>
        <w:jc w:val="both"/>
        <w:rPr>
          <w:rFonts w:ascii="Arial" w:eastAsia="Arial" w:hAnsi="Arial"/>
          <w:sz w:val="22"/>
        </w:rPr>
      </w:pPr>
      <w:r>
        <w:rPr>
          <w:rFonts w:ascii="Arial" w:eastAsia="Arial" w:hAnsi="Arial"/>
          <w:sz w:val="22"/>
        </w:rPr>
        <w:t xml:space="preserve">Across the board, clinic staff raised concerns with the jurisdictional complexities of employment law on and off reserve with some staff highlighting a lack of in-house specialization as a key barrier to addressing the needs of </w:t>
      </w:r>
      <w:r w:rsidR="00D11717">
        <w:rPr>
          <w:rFonts w:ascii="Arial" w:eastAsia="Arial" w:hAnsi="Arial"/>
          <w:sz w:val="22"/>
        </w:rPr>
        <w:t xml:space="preserve">Indigenous </w:t>
      </w:r>
      <w:r>
        <w:rPr>
          <w:rFonts w:ascii="Arial" w:eastAsia="Arial" w:hAnsi="Arial"/>
          <w:sz w:val="22"/>
        </w:rPr>
        <w:t>clients.</w:t>
      </w:r>
    </w:p>
    <w:p w14:paraId="1E491770" w14:textId="77777777" w:rsidR="0045739C" w:rsidRDefault="0045739C" w:rsidP="0045739C">
      <w:pPr>
        <w:rPr>
          <w:rFonts w:ascii="Times New Roman" w:eastAsia="Times New Roman" w:hAnsi="Times New Roman"/>
        </w:rPr>
      </w:pPr>
    </w:p>
    <w:p w14:paraId="0A7C49D3" w14:textId="443CFD36" w:rsidR="0045739C" w:rsidRDefault="0045739C" w:rsidP="0045739C">
      <w:pPr>
        <w:ind w:right="20"/>
        <w:jc w:val="both"/>
        <w:rPr>
          <w:rFonts w:ascii="Arial" w:eastAsia="Arial" w:hAnsi="Arial"/>
          <w:sz w:val="26"/>
          <w:vertAlign w:val="superscript"/>
        </w:rPr>
      </w:pPr>
      <w:r>
        <w:rPr>
          <w:rFonts w:ascii="Arial" w:eastAsia="Arial" w:hAnsi="Arial"/>
          <w:sz w:val="22"/>
        </w:rPr>
        <w:t>In line with the noted provisions of tenancy law</w:t>
      </w:r>
      <w:r w:rsidR="00E731F4">
        <w:rPr>
          <w:rFonts w:ascii="Arial" w:eastAsia="Arial" w:hAnsi="Arial"/>
          <w:sz w:val="22"/>
        </w:rPr>
        <w:t xml:space="preserve"> for</w:t>
      </w:r>
      <w:r>
        <w:rPr>
          <w:rFonts w:ascii="Arial" w:eastAsia="Arial" w:hAnsi="Arial"/>
          <w:sz w:val="22"/>
        </w:rPr>
        <w:t xml:space="preserve"> on-reserves, labour law pertaining to on-reserve employment is an exception to the general rule of thumb of provincial law application under s. 88 of the </w:t>
      </w:r>
      <w:r>
        <w:rPr>
          <w:rFonts w:ascii="Gautami" w:eastAsia="Gautami" w:hAnsi="Gautami"/>
          <w:sz w:val="22"/>
        </w:rPr>
        <w:t>​</w:t>
      </w:r>
      <w:r>
        <w:rPr>
          <w:rFonts w:ascii="Arial" w:eastAsia="Arial" w:hAnsi="Arial"/>
          <w:i/>
          <w:sz w:val="22"/>
        </w:rPr>
        <w:t>Indian Act</w:t>
      </w:r>
      <w:r>
        <w:rPr>
          <w:rFonts w:ascii="Gautami" w:eastAsia="Gautami" w:hAnsi="Gautami"/>
          <w:i/>
          <w:sz w:val="22"/>
        </w:rPr>
        <w:t>​</w:t>
      </w:r>
      <w:r>
        <w:rPr>
          <w:rFonts w:ascii="Arial" w:eastAsia="Arial" w:hAnsi="Arial"/>
          <w:sz w:val="22"/>
        </w:rPr>
        <w:t xml:space="preserve">. Indeed, whether or not one’s given employment falls under </w:t>
      </w:r>
      <w:r w:rsidR="00E731F4">
        <w:rPr>
          <w:rFonts w:ascii="Arial" w:eastAsia="Arial" w:hAnsi="Arial"/>
          <w:sz w:val="22"/>
        </w:rPr>
        <w:t>the f</w:t>
      </w:r>
      <w:r>
        <w:rPr>
          <w:rFonts w:ascii="Arial" w:eastAsia="Arial" w:hAnsi="Arial"/>
          <w:sz w:val="22"/>
        </w:rPr>
        <w:t>ederal</w:t>
      </w:r>
      <w:r w:rsidR="00E731F4">
        <w:rPr>
          <w:rFonts w:ascii="Arial" w:eastAsia="Arial" w:hAnsi="Arial"/>
          <w:sz w:val="22"/>
        </w:rPr>
        <w:t xml:space="preserve"> purview (</w:t>
      </w:r>
      <w:r>
        <w:rPr>
          <w:rFonts w:ascii="Arial" w:eastAsia="Arial" w:hAnsi="Arial"/>
          <w:i/>
          <w:sz w:val="22"/>
        </w:rPr>
        <w:t xml:space="preserve">Canadian Labour </w:t>
      </w:r>
      <w:proofErr w:type="gramStart"/>
      <w:r>
        <w:rPr>
          <w:rFonts w:ascii="Arial" w:eastAsia="Arial" w:hAnsi="Arial"/>
          <w:i/>
          <w:sz w:val="22"/>
        </w:rPr>
        <w:t>Code</w:t>
      </w:r>
      <w:r>
        <w:rPr>
          <w:rFonts w:ascii="Gautami" w:eastAsia="Gautami" w:hAnsi="Gautami"/>
          <w:i/>
          <w:sz w:val="22"/>
        </w:rPr>
        <w:t>​</w:t>
      </w:r>
      <w:r w:rsidR="00E731F4">
        <w:rPr>
          <w:rFonts w:ascii="Arial" w:eastAsia="Arial" w:hAnsi="Arial"/>
          <w:sz w:val="22"/>
        </w:rPr>
        <w:t>)</w:t>
      </w:r>
      <w:proofErr w:type="gramEnd"/>
      <w:r>
        <w:rPr>
          <w:rFonts w:ascii="Arial" w:eastAsia="Arial" w:hAnsi="Arial"/>
          <w:sz w:val="22"/>
        </w:rPr>
        <w:t xml:space="preserve"> or</w:t>
      </w:r>
      <w:r w:rsidR="00E731F4">
        <w:rPr>
          <w:rFonts w:ascii="Arial" w:eastAsia="Arial" w:hAnsi="Arial"/>
          <w:sz w:val="22"/>
        </w:rPr>
        <w:t xml:space="preserve"> the</w:t>
      </w:r>
      <w:r>
        <w:rPr>
          <w:rFonts w:ascii="Arial" w:eastAsia="Arial" w:hAnsi="Arial"/>
          <w:sz w:val="22"/>
        </w:rPr>
        <w:t xml:space="preserve"> </w:t>
      </w:r>
      <w:r w:rsidR="00E731F4">
        <w:rPr>
          <w:rFonts w:ascii="Arial" w:eastAsia="Arial" w:hAnsi="Arial"/>
          <w:sz w:val="22"/>
        </w:rPr>
        <w:t>p</w:t>
      </w:r>
      <w:r>
        <w:rPr>
          <w:rFonts w:ascii="Arial" w:eastAsia="Arial" w:hAnsi="Arial"/>
          <w:sz w:val="22"/>
        </w:rPr>
        <w:t>rovincial</w:t>
      </w:r>
      <w:r w:rsidR="00E731F4">
        <w:rPr>
          <w:rFonts w:ascii="Arial" w:eastAsia="Arial" w:hAnsi="Arial"/>
          <w:sz w:val="22"/>
        </w:rPr>
        <w:t xml:space="preserve"> (</w:t>
      </w:r>
      <w:r>
        <w:rPr>
          <w:rFonts w:ascii="Gautami" w:eastAsia="Gautami" w:hAnsi="Gautami"/>
          <w:sz w:val="22"/>
        </w:rPr>
        <w:t>​</w:t>
      </w:r>
      <w:r>
        <w:rPr>
          <w:rFonts w:ascii="Arial" w:eastAsia="Arial" w:hAnsi="Arial"/>
          <w:i/>
          <w:sz w:val="22"/>
        </w:rPr>
        <w:t>Employment Standard Act</w:t>
      </w:r>
      <w:r w:rsidR="00E731F4" w:rsidRPr="00E731F4">
        <w:rPr>
          <w:rFonts w:ascii="Arial" w:eastAsia="Arial" w:hAnsi="Arial"/>
          <w:iCs/>
          <w:sz w:val="22"/>
        </w:rPr>
        <w:t>)</w:t>
      </w:r>
      <w:r w:rsidR="00E731F4">
        <w:rPr>
          <w:rFonts w:ascii="Arial" w:eastAsia="Arial" w:hAnsi="Arial"/>
          <w:i/>
          <w:sz w:val="22"/>
        </w:rPr>
        <w:t xml:space="preserve"> </w:t>
      </w:r>
      <w:r>
        <w:rPr>
          <w:rFonts w:ascii="Arial" w:eastAsia="Arial" w:hAnsi="Arial"/>
          <w:sz w:val="22"/>
        </w:rPr>
        <w:t>can be a complicated matter. Generally speaking, whether</w:t>
      </w:r>
      <w:r>
        <w:rPr>
          <w:rFonts w:ascii="Arial" w:eastAsia="Arial" w:hAnsi="Arial"/>
          <w:i/>
          <w:sz w:val="22"/>
        </w:rPr>
        <w:t xml:space="preserve"> </w:t>
      </w:r>
      <w:r>
        <w:rPr>
          <w:rFonts w:ascii="Arial" w:eastAsia="Arial" w:hAnsi="Arial"/>
          <w:sz w:val="22"/>
        </w:rPr>
        <w:t xml:space="preserve">employment falls under provincial or federal jurisdiction is dependent on the activity itself; however, as held </w:t>
      </w:r>
      <w:proofErr w:type="gramStart"/>
      <w:r>
        <w:rPr>
          <w:rFonts w:ascii="Arial" w:eastAsia="Arial" w:hAnsi="Arial"/>
          <w:sz w:val="22"/>
        </w:rPr>
        <w:t xml:space="preserve">in </w:t>
      </w:r>
      <w:r>
        <w:rPr>
          <w:rFonts w:ascii="Gautami" w:eastAsia="Gautami" w:hAnsi="Gautami"/>
          <w:sz w:val="22"/>
        </w:rPr>
        <w:t>​</w:t>
      </w:r>
      <w:proofErr w:type="spellStart"/>
      <w:r>
        <w:rPr>
          <w:rFonts w:ascii="Arial" w:eastAsia="Arial" w:hAnsi="Arial"/>
          <w:i/>
          <w:sz w:val="22"/>
        </w:rPr>
        <w:t>Nilt</w:t>
      </w:r>
      <w:proofErr w:type="spellEnd"/>
      <w:proofErr w:type="gramEnd"/>
      <w:r>
        <w:rPr>
          <w:rFonts w:ascii="Arial" w:eastAsia="Arial" w:hAnsi="Arial"/>
          <w:i/>
          <w:sz w:val="22"/>
        </w:rPr>
        <w:t xml:space="preserve"> </w:t>
      </w:r>
      <w:proofErr w:type="spellStart"/>
      <w:r>
        <w:rPr>
          <w:rFonts w:ascii="Arial" w:eastAsia="Arial" w:hAnsi="Arial"/>
          <w:i/>
          <w:sz w:val="22"/>
        </w:rPr>
        <w:t>tu</w:t>
      </w:r>
      <w:proofErr w:type="spellEnd"/>
      <w:r>
        <w:rPr>
          <w:rFonts w:ascii="Arial" w:eastAsia="Arial" w:hAnsi="Arial"/>
          <w:i/>
          <w:sz w:val="22"/>
        </w:rPr>
        <w:t xml:space="preserve"> o Child and Family Services Society v. BC Government and</w:t>
      </w:r>
      <w:r>
        <w:rPr>
          <w:rFonts w:ascii="Arial" w:eastAsia="Arial" w:hAnsi="Arial"/>
          <w:sz w:val="22"/>
        </w:rPr>
        <w:t xml:space="preserve"> </w:t>
      </w:r>
      <w:r>
        <w:rPr>
          <w:rFonts w:ascii="Arial" w:eastAsia="Arial" w:hAnsi="Arial"/>
          <w:i/>
          <w:sz w:val="22"/>
        </w:rPr>
        <w:t>Service Employees Union</w:t>
      </w:r>
      <w:r>
        <w:rPr>
          <w:rFonts w:ascii="Gautami" w:eastAsia="Gautami" w:hAnsi="Gautami"/>
          <w:i/>
          <w:sz w:val="22"/>
        </w:rPr>
        <w:t>​</w:t>
      </w:r>
      <w:r>
        <w:rPr>
          <w:rFonts w:ascii="Arial" w:eastAsia="Arial" w:hAnsi="Arial"/>
          <w:sz w:val="22"/>
        </w:rPr>
        <w:t>, if the activity itself “directly relates to what makes Indians federal</w:t>
      </w:r>
      <w:r>
        <w:rPr>
          <w:rFonts w:ascii="Arial" w:eastAsia="Arial" w:hAnsi="Arial"/>
          <w:i/>
          <w:sz w:val="22"/>
        </w:rPr>
        <w:t xml:space="preserve"> </w:t>
      </w:r>
      <w:r>
        <w:rPr>
          <w:rFonts w:ascii="Arial" w:eastAsia="Arial" w:hAnsi="Arial"/>
          <w:sz w:val="22"/>
        </w:rPr>
        <w:t>persons by virtue of their status or rights” then provincial legislation does not apply.</w:t>
      </w:r>
      <w:r w:rsidR="00E731F4">
        <w:rPr>
          <w:rStyle w:val="FootnoteReference"/>
          <w:rFonts w:ascii="Arial" w:eastAsia="Arial" w:hAnsi="Arial"/>
          <w:sz w:val="22"/>
        </w:rPr>
        <w:footnoteReference w:id="24"/>
      </w:r>
    </w:p>
    <w:p w14:paraId="5D28DACC" w14:textId="77777777" w:rsidR="0045739C" w:rsidRDefault="0045739C" w:rsidP="0045739C">
      <w:pPr>
        <w:jc w:val="both"/>
        <w:rPr>
          <w:rFonts w:ascii="Times New Roman" w:eastAsia="Times New Roman" w:hAnsi="Times New Roman"/>
        </w:rPr>
      </w:pPr>
    </w:p>
    <w:p w14:paraId="63D2176D" w14:textId="77777777" w:rsidR="0045739C" w:rsidRDefault="0045739C" w:rsidP="0045739C">
      <w:pPr>
        <w:spacing w:line="200" w:lineRule="exact"/>
        <w:rPr>
          <w:rFonts w:ascii="Times New Roman" w:eastAsia="Times New Roman" w:hAnsi="Times New Roman"/>
        </w:rPr>
      </w:pPr>
    </w:p>
    <w:p w14:paraId="442879CF" w14:textId="77777777" w:rsidR="00E731F4" w:rsidRDefault="00E731F4" w:rsidP="0045739C">
      <w:pPr>
        <w:spacing w:line="200" w:lineRule="exact"/>
        <w:rPr>
          <w:rFonts w:ascii="Times New Roman" w:eastAsia="Times New Roman" w:hAnsi="Times New Roman"/>
        </w:rPr>
      </w:pPr>
    </w:p>
    <w:p w14:paraId="296AF2D9" w14:textId="77777777" w:rsidR="00E731F4" w:rsidRDefault="00E731F4" w:rsidP="0045739C">
      <w:pPr>
        <w:spacing w:line="200" w:lineRule="exact"/>
        <w:rPr>
          <w:rFonts w:ascii="Times New Roman" w:eastAsia="Times New Roman" w:hAnsi="Times New Roman"/>
        </w:rPr>
      </w:pPr>
    </w:p>
    <w:p w14:paraId="3DEA23A6" w14:textId="77777777" w:rsidR="00E731F4" w:rsidRDefault="00E731F4" w:rsidP="0045739C">
      <w:pPr>
        <w:spacing w:line="200" w:lineRule="exact"/>
        <w:rPr>
          <w:rFonts w:ascii="Times New Roman" w:eastAsia="Times New Roman" w:hAnsi="Times New Roman"/>
        </w:rPr>
      </w:pPr>
    </w:p>
    <w:p w14:paraId="266B917D" w14:textId="77777777" w:rsidR="00E731F4" w:rsidRDefault="00E731F4" w:rsidP="0045739C">
      <w:pPr>
        <w:spacing w:line="200" w:lineRule="exact"/>
        <w:rPr>
          <w:rFonts w:ascii="Times New Roman" w:eastAsia="Times New Roman" w:hAnsi="Times New Roman"/>
        </w:rPr>
      </w:pPr>
    </w:p>
    <w:p w14:paraId="64137DC3" w14:textId="77777777" w:rsidR="00E731F4" w:rsidRDefault="00E731F4" w:rsidP="0045739C">
      <w:pPr>
        <w:spacing w:line="200" w:lineRule="exact"/>
        <w:rPr>
          <w:rFonts w:ascii="Times New Roman" w:eastAsia="Times New Roman" w:hAnsi="Times New Roman"/>
        </w:rPr>
      </w:pPr>
    </w:p>
    <w:p w14:paraId="76AAFA97" w14:textId="77777777" w:rsidR="00E731F4" w:rsidRDefault="00E731F4" w:rsidP="0045739C">
      <w:pPr>
        <w:spacing w:line="200" w:lineRule="exact"/>
        <w:rPr>
          <w:rFonts w:ascii="Times New Roman" w:eastAsia="Times New Roman" w:hAnsi="Times New Roman"/>
        </w:rPr>
      </w:pPr>
    </w:p>
    <w:p w14:paraId="0DD9912F" w14:textId="77777777" w:rsidR="0045739C" w:rsidRDefault="0045739C" w:rsidP="0045739C">
      <w:pPr>
        <w:spacing w:line="335" w:lineRule="exact"/>
        <w:rPr>
          <w:rFonts w:ascii="Times New Roman" w:eastAsia="Times New Roman" w:hAnsi="Times New Roman"/>
        </w:rPr>
      </w:pPr>
    </w:p>
    <w:p w14:paraId="6EA370B8" w14:textId="77777777" w:rsidR="0045739C" w:rsidRDefault="0045739C" w:rsidP="0045739C">
      <w:pPr>
        <w:spacing w:line="0" w:lineRule="atLeast"/>
        <w:rPr>
          <w:rFonts w:ascii="Arial" w:eastAsia="Arial" w:hAnsi="Arial"/>
          <w:b/>
          <w:sz w:val="22"/>
        </w:rPr>
      </w:pPr>
      <w:r>
        <w:rPr>
          <w:rFonts w:ascii="Arial" w:eastAsia="Arial" w:hAnsi="Arial"/>
          <w:b/>
          <w:sz w:val="22"/>
        </w:rPr>
        <w:t>Human Rights Law</w:t>
      </w:r>
    </w:p>
    <w:p w14:paraId="0F2828F9" w14:textId="77777777" w:rsidR="0045739C" w:rsidRDefault="0045739C" w:rsidP="0045739C">
      <w:pPr>
        <w:spacing w:line="350" w:lineRule="exact"/>
        <w:rPr>
          <w:rFonts w:ascii="Times New Roman" w:eastAsia="Times New Roman" w:hAnsi="Times New Roman"/>
        </w:rPr>
      </w:pPr>
    </w:p>
    <w:p w14:paraId="12B8A21D" w14:textId="40C7CCFD" w:rsidR="0045739C" w:rsidRDefault="0045739C" w:rsidP="0045739C">
      <w:pPr>
        <w:ind w:right="20"/>
        <w:jc w:val="both"/>
        <w:rPr>
          <w:rFonts w:ascii="Arial" w:eastAsia="Arial" w:hAnsi="Arial"/>
          <w:sz w:val="22"/>
        </w:rPr>
      </w:pPr>
      <w:r>
        <w:rPr>
          <w:rFonts w:ascii="Arial" w:eastAsia="Arial" w:hAnsi="Arial"/>
          <w:sz w:val="22"/>
        </w:rPr>
        <w:t xml:space="preserve">Human rights law represents another area of law that both can and cannot be addressed by clinic staff. On one hand, </w:t>
      </w:r>
      <w:r w:rsidR="00A620A2">
        <w:rPr>
          <w:rFonts w:ascii="Arial" w:eastAsia="Arial" w:hAnsi="Arial"/>
          <w:sz w:val="22"/>
        </w:rPr>
        <w:t>CLCs</w:t>
      </w:r>
      <w:r>
        <w:rPr>
          <w:rFonts w:ascii="Arial" w:eastAsia="Arial" w:hAnsi="Arial"/>
          <w:sz w:val="22"/>
        </w:rPr>
        <w:t xml:space="preserve"> can provide guidance regarding Ontario Human Rights law; however, addressing federal Human Rights issues </w:t>
      </w:r>
      <w:r w:rsidR="00077799">
        <w:rPr>
          <w:rFonts w:ascii="Arial" w:eastAsia="Arial" w:hAnsi="Arial"/>
          <w:sz w:val="22"/>
        </w:rPr>
        <w:t>has</w:t>
      </w:r>
      <w:r>
        <w:rPr>
          <w:rFonts w:ascii="Arial" w:eastAsia="Arial" w:hAnsi="Arial"/>
          <w:sz w:val="22"/>
        </w:rPr>
        <w:t xml:space="preserve"> been problematic.</w:t>
      </w:r>
    </w:p>
    <w:p w14:paraId="502FFB37" w14:textId="77777777" w:rsidR="0045739C" w:rsidRDefault="0045739C" w:rsidP="0045739C">
      <w:pPr>
        <w:rPr>
          <w:rFonts w:ascii="Times New Roman" w:eastAsia="Times New Roman" w:hAnsi="Times New Roman"/>
        </w:rPr>
      </w:pPr>
    </w:p>
    <w:p w14:paraId="5BC54E29" w14:textId="190F52A2" w:rsidR="0045739C" w:rsidRDefault="0045739C" w:rsidP="0045739C">
      <w:pPr>
        <w:jc w:val="both"/>
        <w:rPr>
          <w:rFonts w:ascii="Arial" w:eastAsia="Arial" w:hAnsi="Arial"/>
          <w:sz w:val="22"/>
        </w:rPr>
      </w:pPr>
      <w:r>
        <w:rPr>
          <w:rFonts w:ascii="Arial" w:eastAsia="Arial" w:hAnsi="Arial"/>
          <w:sz w:val="22"/>
        </w:rPr>
        <w:t xml:space="preserve">When it comes to providing services within their mandate, three of the six CLCs noted that human rights remain an unmet need primarily due to a lack of clinic expertise and/or capacity to address the complexities of human rights issues. </w:t>
      </w:r>
      <w:r w:rsidR="00E731F4">
        <w:rPr>
          <w:rFonts w:ascii="Arial" w:eastAsia="Arial" w:hAnsi="Arial"/>
          <w:sz w:val="22"/>
        </w:rPr>
        <w:t xml:space="preserve">One </w:t>
      </w:r>
      <w:r>
        <w:rPr>
          <w:rFonts w:ascii="Arial" w:eastAsia="Arial" w:hAnsi="Arial"/>
          <w:sz w:val="22"/>
        </w:rPr>
        <w:t xml:space="preserve">CLC highlighted that the complex nature of cases often </w:t>
      </w:r>
      <w:r w:rsidR="00077799">
        <w:rPr>
          <w:rFonts w:ascii="Arial" w:eastAsia="Arial" w:hAnsi="Arial"/>
          <w:sz w:val="22"/>
        </w:rPr>
        <w:t>makes</w:t>
      </w:r>
      <w:r>
        <w:rPr>
          <w:rFonts w:ascii="Arial" w:eastAsia="Arial" w:hAnsi="Arial"/>
          <w:sz w:val="22"/>
        </w:rPr>
        <w:t xml:space="preserve"> them labour and time intensive beyond the capacity of the clinic. Additionally, due to the personal and sensitive nature of human rights issues, providing referrals is not always helpful as clients may feel uncomfortable pursuing advice from the referred lawyer or agency. </w:t>
      </w:r>
    </w:p>
    <w:p w14:paraId="3B546B4A" w14:textId="77777777" w:rsidR="0045739C" w:rsidRDefault="0045739C" w:rsidP="0045739C">
      <w:pPr>
        <w:jc w:val="both"/>
        <w:rPr>
          <w:rFonts w:ascii="Times New Roman" w:eastAsia="Times New Roman" w:hAnsi="Times New Roman"/>
        </w:rPr>
      </w:pPr>
    </w:p>
    <w:p w14:paraId="30A4BB0B" w14:textId="3D396DF0" w:rsidR="0045739C" w:rsidRDefault="0045739C" w:rsidP="0045739C">
      <w:pPr>
        <w:jc w:val="both"/>
        <w:rPr>
          <w:rFonts w:ascii="Arial" w:eastAsia="Arial" w:hAnsi="Arial"/>
          <w:sz w:val="22"/>
        </w:rPr>
      </w:pPr>
      <w:r>
        <w:rPr>
          <w:rFonts w:ascii="Arial" w:eastAsia="Arial" w:hAnsi="Arial"/>
          <w:sz w:val="22"/>
        </w:rPr>
        <w:t xml:space="preserve">While not all clinics specifically noted human rights as an unmet legal need, the majority of clinics did reference a lack of “understanding of rights” as a critical issue for Indigenous clients. Both clinic staff and clients reference this knowledge gap as a barrier to accessing services noting that often clients are not aware their rights have been violated. Clients noted that this knowledge gap is largely a result of the colonial systems which stripped Indigenous people of their </w:t>
      </w:r>
      <w:r w:rsidR="00E731F4">
        <w:rPr>
          <w:rFonts w:ascii="Arial" w:eastAsia="Arial" w:hAnsi="Arial"/>
          <w:sz w:val="22"/>
        </w:rPr>
        <w:t xml:space="preserve">Aboriginal and Treaty </w:t>
      </w:r>
      <w:r>
        <w:rPr>
          <w:rFonts w:ascii="Arial" w:eastAsia="Arial" w:hAnsi="Arial"/>
          <w:sz w:val="22"/>
        </w:rPr>
        <w:t>rights,</w:t>
      </w:r>
      <w:r w:rsidR="00E731F4">
        <w:rPr>
          <w:rFonts w:ascii="Arial" w:eastAsia="Arial" w:hAnsi="Arial"/>
          <w:sz w:val="22"/>
        </w:rPr>
        <w:t xml:space="preserve"> identity and culture</w:t>
      </w:r>
      <w:r>
        <w:rPr>
          <w:rFonts w:ascii="Arial" w:eastAsia="Arial" w:hAnsi="Arial"/>
          <w:sz w:val="22"/>
        </w:rPr>
        <w:t xml:space="preserve"> and </w:t>
      </w:r>
      <w:r w:rsidR="00E731F4">
        <w:rPr>
          <w:rFonts w:ascii="Arial" w:eastAsia="Arial" w:hAnsi="Arial"/>
          <w:sz w:val="22"/>
        </w:rPr>
        <w:t xml:space="preserve">we were socialized that </w:t>
      </w:r>
      <w:r>
        <w:rPr>
          <w:rFonts w:ascii="Arial" w:eastAsia="Arial" w:hAnsi="Arial"/>
          <w:sz w:val="22"/>
        </w:rPr>
        <w:t>“they had no rights</w:t>
      </w:r>
      <w:r w:rsidR="00E731F4">
        <w:rPr>
          <w:rFonts w:ascii="Arial" w:eastAsia="Arial" w:hAnsi="Arial"/>
          <w:sz w:val="22"/>
        </w:rPr>
        <w:t>” in residential and Indian Day schools</w:t>
      </w:r>
      <w:r>
        <w:rPr>
          <w:rFonts w:ascii="Arial" w:eastAsia="Arial" w:hAnsi="Arial"/>
          <w:sz w:val="22"/>
        </w:rPr>
        <w:t xml:space="preserve">. Addressing human rights issues as both a barrier </w:t>
      </w:r>
      <w:r>
        <w:rPr>
          <w:rFonts w:ascii="Arial" w:eastAsia="Arial" w:hAnsi="Arial"/>
          <w:sz w:val="22"/>
        </w:rPr>
        <w:lastRenderedPageBreak/>
        <w:t>to services and an unmet legal need requires filling knowledge gaps on both sides of service provision.</w:t>
      </w:r>
    </w:p>
    <w:p w14:paraId="3AA86193" w14:textId="77777777" w:rsidR="0045739C" w:rsidRDefault="0045739C" w:rsidP="0045739C">
      <w:pPr>
        <w:spacing w:line="200" w:lineRule="exact"/>
        <w:rPr>
          <w:rFonts w:ascii="Times New Roman" w:eastAsia="Times New Roman" w:hAnsi="Times New Roman"/>
        </w:rPr>
      </w:pPr>
    </w:p>
    <w:p w14:paraId="68B4104D" w14:textId="77777777" w:rsidR="0045739C" w:rsidRDefault="0045739C" w:rsidP="0045739C">
      <w:pPr>
        <w:spacing w:line="355" w:lineRule="exact"/>
        <w:rPr>
          <w:rFonts w:ascii="Times New Roman" w:eastAsia="Times New Roman" w:hAnsi="Times New Roman"/>
        </w:rPr>
      </w:pPr>
    </w:p>
    <w:p w14:paraId="5EE25A40" w14:textId="77777777" w:rsidR="0045739C" w:rsidRDefault="0045739C" w:rsidP="0045739C">
      <w:pPr>
        <w:spacing w:line="0" w:lineRule="atLeast"/>
        <w:rPr>
          <w:rFonts w:ascii="Arial" w:eastAsia="Arial" w:hAnsi="Arial"/>
          <w:b/>
          <w:sz w:val="22"/>
        </w:rPr>
      </w:pPr>
      <w:r>
        <w:rPr>
          <w:rFonts w:ascii="Arial" w:eastAsia="Arial" w:hAnsi="Arial"/>
          <w:b/>
          <w:sz w:val="22"/>
        </w:rPr>
        <w:t>Family Law</w:t>
      </w:r>
    </w:p>
    <w:p w14:paraId="2CAD21E4" w14:textId="77777777" w:rsidR="0045739C" w:rsidRDefault="0045739C" w:rsidP="0045739C">
      <w:pPr>
        <w:spacing w:line="58" w:lineRule="exact"/>
        <w:rPr>
          <w:rFonts w:ascii="Times New Roman" w:eastAsia="Times New Roman" w:hAnsi="Times New Roman"/>
        </w:rPr>
      </w:pPr>
    </w:p>
    <w:p w14:paraId="4715799A" w14:textId="218D9314" w:rsidR="0045739C" w:rsidRDefault="0045739C" w:rsidP="0045739C">
      <w:pPr>
        <w:jc w:val="both"/>
        <w:rPr>
          <w:rFonts w:ascii="Arial" w:eastAsia="Arial" w:hAnsi="Arial"/>
          <w:sz w:val="22"/>
        </w:rPr>
      </w:pPr>
      <w:r>
        <w:rPr>
          <w:rFonts w:ascii="Arial" w:eastAsia="Arial" w:hAnsi="Arial"/>
          <w:sz w:val="22"/>
        </w:rPr>
        <w:t>Family Law is one of the unmet legal needs that</w:t>
      </w:r>
      <w:r w:rsidR="00E731F4">
        <w:rPr>
          <w:rFonts w:ascii="Arial" w:eastAsia="Arial" w:hAnsi="Arial"/>
          <w:sz w:val="22"/>
        </w:rPr>
        <w:t xml:space="preserve"> is</w:t>
      </w:r>
      <w:r>
        <w:rPr>
          <w:rFonts w:ascii="Arial" w:eastAsia="Arial" w:hAnsi="Arial"/>
          <w:sz w:val="22"/>
        </w:rPr>
        <w:t xml:space="preserve"> beyond the scope of CLCs. While family law does indeed fall within the jurisdiction of provincial governments, it has been intentionally excluded from the services offered at CLCs for several reasons. First and foremost, family law issues present potential - and highly probable - conflicts of interest. For example, should both sides of a divorce case require legal advice, CLCs would be unable to provide services to both parties. This scenario can be applied to a variety of cases involving family law such as domestic abuse, child custody, etc. As a general rule, family law has thus been excluded from the mandate of CLCs.</w:t>
      </w:r>
    </w:p>
    <w:p w14:paraId="1DE6F2D2" w14:textId="77777777" w:rsidR="0045739C" w:rsidRDefault="0045739C" w:rsidP="0045739C">
      <w:pPr>
        <w:rPr>
          <w:rFonts w:ascii="Times New Roman" w:eastAsia="Times New Roman" w:hAnsi="Times New Roman"/>
        </w:rPr>
      </w:pPr>
    </w:p>
    <w:p w14:paraId="3FFE2F04" w14:textId="24FE3F4C" w:rsidR="0045739C" w:rsidRDefault="0045739C" w:rsidP="0045739C">
      <w:pPr>
        <w:jc w:val="both"/>
        <w:rPr>
          <w:rFonts w:ascii="Arial" w:eastAsia="Arial" w:hAnsi="Arial"/>
          <w:sz w:val="22"/>
        </w:rPr>
      </w:pPr>
      <w:r>
        <w:rPr>
          <w:rFonts w:ascii="Arial" w:eastAsia="Arial" w:hAnsi="Arial"/>
          <w:sz w:val="22"/>
        </w:rPr>
        <w:t xml:space="preserve">Three out of the six CLCs noted family law as an unmet legal need. It is therefore critical that CLCs are </w:t>
      </w:r>
      <w:r w:rsidR="00E731F4">
        <w:rPr>
          <w:rFonts w:ascii="Arial" w:eastAsia="Arial" w:hAnsi="Arial"/>
          <w:sz w:val="22"/>
        </w:rPr>
        <w:t>well-connected</w:t>
      </w:r>
      <w:r>
        <w:rPr>
          <w:rFonts w:ascii="Arial" w:eastAsia="Arial" w:hAnsi="Arial"/>
          <w:sz w:val="22"/>
        </w:rPr>
        <w:t xml:space="preserve"> to service providers that </w:t>
      </w:r>
      <w:r>
        <w:rPr>
          <w:rFonts w:ascii="Gautami" w:eastAsia="Gautami" w:hAnsi="Gautami"/>
          <w:sz w:val="22"/>
        </w:rPr>
        <w:t>​</w:t>
      </w:r>
      <w:r>
        <w:rPr>
          <w:rFonts w:ascii="Arial" w:eastAsia="Arial" w:hAnsi="Arial"/>
          <w:i/>
          <w:sz w:val="22"/>
        </w:rPr>
        <w:t>can</w:t>
      </w:r>
      <w:r>
        <w:rPr>
          <w:rFonts w:ascii="Arial" w:eastAsia="Arial" w:hAnsi="Arial"/>
          <w:sz w:val="22"/>
        </w:rPr>
        <w:t xml:space="preserve"> </w:t>
      </w:r>
      <w:r>
        <w:rPr>
          <w:rFonts w:ascii="Gautami" w:eastAsia="Gautami" w:hAnsi="Gautami"/>
          <w:i/>
          <w:sz w:val="22"/>
        </w:rPr>
        <w:t>​</w:t>
      </w:r>
      <w:r>
        <w:rPr>
          <w:rFonts w:ascii="Arial" w:eastAsia="Arial" w:hAnsi="Arial"/>
          <w:sz w:val="22"/>
        </w:rPr>
        <w:t xml:space="preserve">provide legal advice to clients regarding family law. However, as noted by </w:t>
      </w:r>
      <w:r w:rsidR="004F2AEB">
        <w:rPr>
          <w:rFonts w:ascii="Arial" w:eastAsia="Arial" w:hAnsi="Arial"/>
          <w:sz w:val="22"/>
        </w:rPr>
        <w:t>one of the</w:t>
      </w:r>
      <w:r>
        <w:rPr>
          <w:rFonts w:ascii="Arial" w:eastAsia="Arial" w:hAnsi="Arial"/>
          <w:sz w:val="22"/>
        </w:rPr>
        <w:t xml:space="preserve"> </w:t>
      </w:r>
      <w:r w:rsidR="004F2AEB">
        <w:rPr>
          <w:rFonts w:ascii="Arial" w:eastAsia="Arial" w:hAnsi="Arial"/>
          <w:sz w:val="22"/>
        </w:rPr>
        <w:t>CLCs</w:t>
      </w:r>
      <w:r>
        <w:rPr>
          <w:rFonts w:ascii="Arial" w:eastAsia="Arial" w:hAnsi="Arial"/>
          <w:sz w:val="22"/>
        </w:rPr>
        <w:t>, the certificate system under Legal Aid Ontario can serve as a barrier for Indigenous clients as it uses a 1-800 number for issues pertaining to family and criminal law. Clinic staff also noted that while there may be in-person Legal Aid services offered on-reserve, the hours of these services vary making it difficult to connect clients with staff.</w:t>
      </w:r>
    </w:p>
    <w:p w14:paraId="08F9FD1A" w14:textId="155E864C" w:rsidR="0045739C" w:rsidRDefault="0045739C" w:rsidP="0045739C">
      <w:pPr>
        <w:jc w:val="both"/>
        <w:rPr>
          <w:rFonts w:ascii="Arial" w:eastAsia="Arial" w:hAnsi="Arial"/>
          <w:sz w:val="22"/>
        </w:rPr>
      </w:pPr>
    </w:p>
    <w:p w14:paraId="0A91E6B4" w14:textId="6408DCBF" w:rsidR="0045739C" w:rsidRDefault="0045739C" w:rsidP="0045739C">
      <w:pPr>
        <w:spacing w:line="0" w:lineRule="atLeast"/>
        <w:rPr>
          <w:rFonts w:ascii="Arial" w:eastAsia="Arial" w:hAnsi="Arial"/>
          <w:b/>
          <w:sz w:val="28"/>
          <w:u w:val="single"/>
        </w:rPr>
      </w:pPr>
      <w:r w:rsidRPr="00892F40">
        <w:rPr>
          <w:rFonts w:ascii="Arial" w:eastAsia="Arial" w:hAnsi="Arial"/>
          <w:b/>
          <w:sz w:val="28"/>
          <w:u w:val="single"/>
        </w:rPr>
        <w:t xml:space="preserve">Part </w:t>
      </w:r>
      <w:r w:rsidR="00DA6565">
        <w:rPr>
          <w:rFonts w:ascii="Arial" w:eastAsia="Arial" w:hAnsi="Arial"/>
          <w:b/>
          <w:sz w:val="28"/>
          <w:u w:val="single"/>
        </w:rPr>
        <w:t>Six</w:t>
      </w:r>
      <w:r w:rsidRPr="00892F40">
        <w:rPr>
          <w:rFonts w:ascii="Arial" w:eastAsia="Arial" w:hAnsi="Arial"/>
          <w:b/>
          <w:sz w:val="28"/>
          <w:u w:val="single"/>
        </w:rPr>
        <w:t>: Wise Practices</w:t>
      </w:r>
    </w:p>
    <w:p w14:paraId="1A4C3E2A" w14:textId="77777777" w:rsidR="0045739C" w:rsidRDefault="0045739C" w:rsidP="0045739C">
      <w:pPr>
        <w:spacing w:line="375" w:lineRule="exact"/>
        <w:rPr>
          <w:rFonts w:ascii="Times New Roman" w:eastAsia="Times New Roman" w:hAnsi="Times New Roman"/>
        </w:rPr>
      </w:pPr>
    </w:p>
    <w:p w14:paraId="79F9A2A0" w14:textId="1DCB142F" w:rsidR="0045739C" w:rsidRDefault="0045739C" w:rsidP="0045739C">
      <w:pPr>
        <w:ind w:right="-32"/>
        <w:jc w:val="both"/>
        <w:rPr>
          <w:rFonts w:ascii="Arial" w:eastAsia="Arial" w:hAnsi="Arial"/>
          <w:sz w:val="22"/>
        </w:rPr>
      </w:pPr>
      <w:r>
        <w:rPr>
          <w:rFonts w:ascii="Arial" w:eastAsia="Arial" w:hAnsi="Arial"/>
          <w:sz w:val="22"/>
        </w:rPr>
        <w:t>The following section unpacks the wise practices recommended by CLC staff and clients. Our analysis found that wise practices were critical for addressing the barriers to accessing services and can better serve the unmet legal needs of Indigenous clients.</w:t>
      </w:r>
    </w:p>
    <w:p w14:paraId="78E0DE5D" w14:textId="77777777" w:rsidR="0045739C" w:rsidRDefault="0045739C" w:rsidP="0045739C">
      <w:pPr>
        <w:ind w:right="-32"/>
        <w:jc w:val="both"/>
        <w:rPr>
          <w:rFonts w:ascii="Times New Roman" w:eastAsia="Times New Roman" w:hAnsi="Times New Roman"/>
        </w:rPr>
      </w:pPr>
    </w:p>
    <w:p w14:paraId="65BF9AEE" w14:textId="68DE78A7" w:rsidR="0045739C" w:rsidRDefault="0045739C" w:rsidP="0045739C">
      <w:pPr>
        <w:ind w:right="40"/>
        <w:jc w:val="both"/>
        <w:rPr>
          <w:rFonts w:ascii="Arial" w:eastAsia="Arial" w:hAnsi="Arial"/>
          <w:sz w:val="22"/>
        </w:rPr>
      </w:pPr>
      <w:r>
        <w:rPr>
          <w:rFonts w:ascii="Arial" w:eastAsia="Arial" w:hAnsi="Arial"/>
          <w:sz w:val="22"/>
        </w:rPr>
        <w:t>As</w:t>
      </w:r>
      <w:r w:rsidR="004F2AEB">
        <w:rPr>
          <w:rFonts w:ascii="Arial" w:eastAsia="Arial" w:hAnsi="Arial"/>
          <w:sz w:val="22"/>
        </w:rPr>
        <w:t xml:space="preserve"> CLC</w:t>
      </w:r>
      <w:r>
        <w:rPr>
          <w:rFonts w:ascii="Arial" w:eastAsia="Arial" w:hAnsi="Arial"/>
          <w:sz w:val="22"/>
        </w:rPr>
        <w:t xml:space="preserve">s are part of a range of community and public services, it is important to </w:t>
      </w:r>
      <w:r w:rsidR="004F2AEB">
        <w:rPr>
          <w:rFonts w:ascii="Arial" w:eastAsia="Arial" w:hAnsi="Arial"/>
          <w:sz w:val="22"/>
        </w:rPr>
        <w:t>consider</w:t>
      </w:r>
      <w:r>
        <w:rPr>
          <w:rFonts w:ascii="Arial" w:eastAsia="Arial" w:hAnsi="Arial"/>
          <w:sz w:val="22"/>
        </w:rPr>
        <w:t xml:space="preserve"> the system</w:t>
      </w:r>
      <w:r w:rsidR="004F2AEB">
        <w:rPr>
          <w:rFonts w:ascii="Arial" w:eastAsia="Arial" w:hAnsi="Arial"/>
          <w:sz w:val="22"/>
        </w:rPr>
        <w:t>ic</w:t>
      </w:r>
      <w:r>
        <w:rPr>
          <w:rFonts w:ascii="Arial" w:eastAsia="Arial" w:hAnsi="Arial"/>
          <w:sz w:val="22"/>
        </w:rPr>
        <w:t xml:space="preserve"> and environmental factors that may undermine or support the implementation of wise practices. These factors will impact when and how CLCs can refer clients to alternative service providers, </w:t>
      </w:r>
      <w:r w:rsidR="004F2AEB">
        <w:rPr>
          <w:rFonts w:ascii="Arial" w:eastAsia="Arial" w:hAnsi="Arial"/>
          <w:sz w:val="22"/>
        </w:rPr>
        <w:t xml:space="preserve">and </w:t>
      </w:r>
      <w:r>
        <w:rPr>
          <w:rFonts w:ascii="Arial" w:eastAsia="Arial" w:hAnsi="Arial"/>
          <w:sz w:val="22"/>
        </w:rPr>
        <w:t xml:space="preserve">whether clients will find such service providers helpful or safe to use. It is thus </w:t>
      </w:r>
      <w:r w:rsidR="00F624D8">
        <w:rPr>
          <w:rFonts w:ascii="Arial" w:eastAsia="Arial" w:hAnsi="Arial"/>
          <w:sz w:val="22"/>
        </w:rPr>
        <w:t xml:space="preserve">important </w:t>
      </w:r>
      <w:r>
        <w:rPr>
          <w:rFonts w:ascii="Arial" w:eastAsia="Arial" w:hAnsi="Arial"/>
          <w:sz w:val="22"/>
        </w:rPr>
        <w:t>that CLCs utilize a holistic approach to service provision</w:t>
      </w:r>
      <w:r w:rsidR="00F624D8">
        <w:rPr>
          <w:rFonts w:ascii="Arial" w:eastAsia="Arial" w:hAnsi="Arial"/>
          <w:sz w:val="22"/>
        </w:rPr>
        <w:t>s</w:t>
      </w:r>
      <w:r>
        <w:rPr>
          <w:rFonts w:ascii="Arial" w:eastAsia="Arial" w:hAnsi="Arial"/>
          <w:sz w:val="22"/>
        </w:rPr>
        <w:t xml:space="preserve"> by </w:t>
      </w:r>
      <w:r w:rsidR="004F2AEB">
        <w:rPr>
          <w:rFonts w:ascii="Arial" w:eastAsia="Arial" w:hAnsi="Arial"/>
          <w:sz w:val="22"/>
        </w:rPr>
        <w:t>considering</w:t>
      </w:r>
      <w:r>
        <w:rPr>
          <w:rFonts w:ascii="Arial" w:eastAsia="Arial" w:hAnsi="Arial"/>
          <w:sz w:val="22"/>
        </w:rPr>
        <w:t xml:space="preserve"> the historical and ongoing impacts that </w:t>
      </w:r>
      <w:r w:rsidR="004F2AEB">
        <w:rPr>
          <w:rFonts w:ascii="Arial" w:eastAsia="Arial" w:hAnsi="Arial"/>
          <w:sz w:val="22"/>
        </w:rPr>
        <w:t xml:space="preserve">settler </w:t>
      </w:r>
      <w:r>
        <w:rPr>
          <w:rFonts w:ascii="Arial" w:eastAsia="Arial" w:hAnsi="Arial"/>
          <w:sz w:val="22"/>
        </w:rPr>
        <w:t>colonialism and systemic racism have on Indigenous peoples. In doing so, CLCs will be better equipped to address access barriers that are both tangible and intangible in nature (i.e. lack of trust, reluctance to seek out services, fear, etc.).</w:t>
      </w:r>
    </w:p>
    <w:p w14:paraId="02A79420" w14:textId="77777777" w:rsidR="0045739C" w:rsidRDefault="0045739C" w:rsidP="0045739C">
      <w:pPr>
        <w:jc w:val="both"/>
        <w:rPr>
          <w:rFonts w:ascii="Times New Roman" w:eastAsia="Times New Roman" w:hAnsi="Times New Roman"/>
        </w:rPr>
      </w:pPr>
    </w:p>
    <w:p w14:paraId="71EA462C" w14:textId="77777777" w:rsidR="0045739C" w:rsidRDefault="0045739C" w:rsidP="004F2AEB">
      <w:pPr>
        <w:ind w:right="20"/>
        <w:jc w:val="both"/>
        <w:rPr>
          <w:rFonts w:ascii="Arial" w:eastAsia="Arial" w:hAnsi="Arial"/>
          <w:sz w:val="22"/>
        </w:rPr>
      </w:pPr>
      <w:r>
        <w:rPr>
          <w:rFonts w:ascii="Arial" w:eastAsia="Arial" w:hAnsi="Arial"/>
          <w:sz w:val="22"/>
        </w:rPr>
        <w:t>The following unpacks the primary wise practices that were recommended by both clinic staff and clients.</w:t>
      </w:r>
    </w:p>
    <w:p w14:paraId="4392E8D1" w14:textId="77777777" w:rsidR="0045739C" w:rsidRDefault="0045739C" w:rsidP="004F2AEB">
      <w:pPr>
        <w:jc w:val="both"/>
        <w:rPr>
          <w:rFonts w:ascii="Times New Roman" w:eastAsia="Times New Roman" w:hAnsi="Times New Roman"/>
        </w:rPr>
      </w:pPr>
    </w:p>
    <w:p w14:paraId="75FA7ACE" w14:textId="77777777" w:rsidR="0045739C" w:rsidRDefault="0045739C" w:rsidP="004F2AEB">
      <w:pPr>
        <w:jc w:val="both"/>
        <w:rPr>
          <w:rFonts w:ascii="Arial" w:eastAsia="Arial" w:hAnsi="Arial"/>
          <w:b/>
          <w:sz w:val="22"/>
        </w:rPr>
      </w:pPr>
      <w:r>
        <w:rPr>
          <w:rFonts w:ascii="Arial" w:eastAsia="Arial" w:hAnsi="Arial"/>
          <w:b/>
          <w:sz w:val="22"/>
        </w:rPr>
        <w:t>Culturally Appropriate Service Provision</w:t>
      </w:r>
    </w:p>
    <w:p w14:paraId="25462BB8" w14:textId="77777777" w:rsidR="0045739C" w:rsidRDefault="0045739C" w:rsidP="004F2AEB">
      <w:pPr>
        <w:jc w:val="both"/>
        <w:rPr>
          <w:rFonts w:ascii="Times New Roman" w:eastAsia="Times New Roman" w:hAnsi="Times New Roman"/>
        </w:rPr>
      </w:pPr>
    </w:p>
    <w:p w14:paraId="58113D8D" w14:textId="4B3E111C" w:rsidR="0045739C" w:rsidRDefault="0045739C" w:rsidP="004F2AEB">
      <w:pPr>
        <w:ind w:right="23"/>
        <w:jc w:val="both"/>
        <w:rPr>
          <w:rFonts w:ascii="Arial" w:eastAsia="Arial" w:hAnsi="Arial"/>
          <w:sz w:val="26"/>
          <w:vertAlign w:val="superscript"/>
        </w:rPr>
      </w:pPr>
      <w:r>
        <w:rPr>
          <w:rFonts w:ascii="Arial" w:eastAsia="Arial" w:hAnsi="Arial"/>
          <w:sz w:val="22"/>
        </w:rPr>
        <w:t xml:space="preserve">How services are </w:t>
      </w:r>
      <w:r w:rsidR="00A620A2">
        <w:rPr>
          <w:rFonts w:ascii="Arial" w:eastAsia="Arial" w:hAnsi="Arial"/>
          <w:sz w:val="22"/>
        </w:rPr>
        <w:t>provided,</w:t>
      </w:r>
      <w:r>
        <w:rPr>
          <w:rFonts w:ascii="Arial" w:eastAsia="Arial" w:hAnsi="Arial"/>
          <w:sz w:val="22"/>
        </w:rPr>
        <w:t xml:space="preserve"> and the conduct of staff is perhaps the most significant way in which wise practices can and should be included in CLCs’ work. As a starting point, CLCs should strive to acquire cultural competency rooted in </w:t>
      </w:r>
      <w:r w:rsidR="00A620A2">
        <w:rPr>
          <w:rFonts w:ascii="Arial" w:eastAsia="Arial" w:hAnsi="Arial"/>
          <w:sz w:val="22"/>
        </w:rPr>
        <w:t xml:space="preserve">the </w:t>
      </w:r>
      <w:r>
        <w:rPr>
          <w:rFonts w:ascii="Arial" w:eastAsia="Arial" w:hAnsi="Arial"/>
          <w:sz w:val="22"/>
        </w:rPr>
        <w:t>reciprocity of knowledge with Indigenous clients and communities. Cultural competency is a dynamic process that exists along a continuum of “cultural-related orientation”. It is an approach that focuses on attaining (and maintaining) skills, knowledge and attitudes that allow service providers to work in more respectful and thus more effective ways.</w:t>
      </w:r>
    </w:p>
    <w:p w14:paraId="2873208B" w14:textId="77777777" w:rsidR="0045739C" w:rsidRDefault="0045739C" w:rsidP="004F2AEB">
      <w:pPr>
        <w:spacing w:line="200" w:lineRule="exact"/>
        <w:jc w:val="both"/>
        <w:rPr>
          <w:rFonts w:ascii="Times New Roman" w:eastAsia="Times New Roman" w:hAnsi="Times New Roman"/>
        </w:rPr>
      </w:pPr>
    </w:p>
    <w:p w14:paraId="63B43190" w14:textId="77777777" w:rsidR="0045739C" w:rsidRDefault="0045739C" w:rsidP="004F2AEB">
      <w:pPr>
        <w:spacing w:line="254" w:lineRule="exact"/>
        <w:jc w:val="both"/>
        <w:rPr>
          <w:rFonts w:ascii="Times New Roman" w:eastAsia="Times New Roman" w:hAnsi="Times New Roman"/>
        </w:rPr>
      </w:pPr>
    </w:p>
    <w:p w14:paraId="12DE3C94" w14:textId="77777777" w:rsidR="0045739C" w:rsidRDefault="0045739C" w:rsidP="004F2AEB">
      <w:pPr>
        <w:spacing w:line="0" w:lineRule="atLeast"/>
        <w:jc w:val="both"/>
        <w:rPr>
          <w:rFonts w:ascii="Arial" w:eastAsia="Arial" w:hAnsi="Arial"/>
          <w:sz w:val="22"/>
          <w:u w:val="single"/>
        </w:rPr>
      </w:pPr>
      <w:r>
        <w:rPr>
          <w:rFonts w:ascii="Arial" w:eastAsia="Arial" w:hAnsi="Arial"/>
          <w:sz w:val="22"/>
          <w:u w:val="single"/>
        </w:rPr>
        <w:t>Cultural Safety</w:t>
      </w:r>
    </w:p>
    <w:p w14:paraId="72C6B661" w14:textId="77777777" w:rsidR="0045739C" w:rsidRDefault="0045739C" w:rsidP="004F2AEB">
      <w:pPr>
        <w:spacing w:line="348" w:lineRule="exact"/>
        <w:jc w:val="both"/>
        <w:rPr>
          <w:rFonts w:ascii="Times New Roman" w:eastAsia="Times New Roman" w:hAnsi="Times New Roman"/>
        </w:rPr>
      </w:pPr>
    </w:p>
    <w:p w14:paraId="4C4FA56B" w14:textId="031788C9" w:rsidR="0045739C" w:rsidRDefault="0045739C" w:rsidP="004F2AEB">
      <w:pPr>
        <w:ind w:right="20"/>
        <w:jc w:val="both"/>
        <w:rPr>
          <w:rFonts w:ascii="Arial" w:eastAsia="Arial" w:hAnsi="Arial"/>
          <w:sz w:val="26"/>
          <w:vertAlign w:val="superscript"/>
        </w:rPr>
      </w:pPr>
      <w:r>
        <w:rPr>
          <w:rFonts w:ascii="Arial" w:eastAsia="Arial" w:hAnsi="Arial"/>
          <w:sz w:val="22"/>
        </w:rPr>
        <w:t xml:space="preserve">Existing along the same continuum as cultural competency is the approach </w:t>
      </w:r>
      <w:r w:rsidR="00FA03A5">
        <w:rPr>
          <w:rFonts w:ascii="Arial" w:eastAsia="Arial" w:hAnsi="Arial"/>
          <w:sz w:val="22"/>
        </w:rPr>
        <w:t>to</w:t>
      </w:r>
      <w:r>
        <w:rPr>
          <w:rFonts w:ascii="Arial" w:eastAsia="Arial" w:hAnsi="Arial"/>
          <w:sz w:val="22"/>
        </w:rPr>
        <w:t xml:space="preserve"> cultural safety. In practice, cultural safety </w:t>
      </w:r>
      <w:r w:rsidR="00F624D8">
        <w:rPr>
          <w:rFonts w:ascii="Arial" w:eastAsia="Arial" w:hAnsi="Arial"/>
          <w:sz w:val="22"/>
        </w:rPr>
        <w:t>considers</w:t>
      </w:r>
      <w:r>
        <w:rPr>
          <w:rFonts w:ascii="Arial" w:eastAsia="Arial" w:hAnsi="Arial"/>
          <w:sz w:val="22"/>
        </w:rPr>
        <w:t xml:space="preserve"> historical and social contexts that shape </w:t>
      </w:r>
      <w:r w:rsidR="00F624D8">
        <w:rPr>
          <w:rFonts w:ascii="Arial" w:eastAsia="Arial" w:hAnsi="Arial"/>
          <w:sz w:val="22"/>
        </w:rPr>
        <w:t xml:space="preserve">both </w:t>
      </w:r>
      <w:r>
        <w:rPr>
          <w:rFonts w:ascii="Arial" w:eastAsia="Arial" w:hAnsi="Arial"/>
          <w:sz w:val="22"/>
        </w:rPr>
        <w:t xml:space="preserve">client experiences and </w:t>
      </w:r>
      <w:r w:rsidR="00A620A2">
        <w:rPr>
          <w:rFonts w:ascii="Arial" w:eastAsia="Arial" w:hAnsi="Arial"/>
          <w:sz w:val="22"/>
        </w:rPr>
        <w:t>power dynamics</w:t>
      </w:r>
      <w:r>
        <w:rPr>
          <w:rFonts w:ascii="Arial" w:eastAsia="Arial" w:hAnsi="Arial"/>
          <w:sz w:val="22"/>
        </w:rPr>
        <w:t>. Adopting a cultural safety approach requires service providers to be self-reflective and aware of their position of power and the impact such a position has on Indigenous clients.</w:t>
      </w:r>
    </w:p>
    <w:p w14:paraId="4C484881" w14:textId="77777777" w:rsidR="0045739C" w:rsidRDefault="0045739C" w:rsidP="004F2AEB">
      <w:pPr>
        <w:jc w:val="both"/>
        <w:rPr>
          <w:rFonts w:ascii="Times New Roman" w:eastAsia="Times New Roman" w:hAnsi="Times New Roman"/>
        </w:rPr>
      </w:pPr>
    </w:p>
    <w:p w14:paraId="45887532" w14:textId="6C22AB4A" w:rsidR="00F624D8" w:rsidRDefault="0045739C" w:rsidP="004F2AEB">
      <w:pPr>
        <w:ind w:right="-32"/>
        <w:jc w:val="both"/>
        <w:rPr>
          <w:rFonts w:ascii="Arial" w:eastAsia="Arial" w:hAnsi="Arial"/>
          <w:sz w:val="22"/>
        </w:rPr>
      </w:pPr>
      <w:r>
        <w:rPr>
          <w:rFonts w:ascii="Arial" w:eastAsia="Arial" w:hAnsi="Arial"/>
          <w:sz w:val="22"/>
        </w:rPr>
        <w:t xml:space="preserve">Cultural </w:t>
      </w:r>
      <w:r w:rsidR="00A620A2">
        <w:rPr>
          <w:rFonts w:ascii="Arial" w:eastAsia="Arial" w:hAnsi="Arial"/>
          <w:sz w:val="22"/>
        </w:rPr>
        <w:t>safety-focused</w:t>
      </w:r>
      <w:r>
        <w:rPr>
          <w:rFonts w:ascii="Arial" w:eastAsia="Arial" w:hAnsi="Arial"/>
          <w:sz w:val="22"/>
        </w:rPr>
        <w:t xml:space="preserve"> service provision thus requires adequate staff training and evaluation. Such training cannot exist in isolation. That is, a system-level approach is required and </w:t>
      </w:r>
      <w:r>
        <w:rPr>
          <w:rFonts w:ascii="Gautami" w:eastAsia="Gautami" w:hAnsi="Gautami"/>
          <w:sz w:val="22"/>
        </w:rPr>
        <w:t>​</w:t>
      </w:r>
      <w:r>
        <w:rPr>
          <w:rFonts w:ascii="Arial" w:eastAsia="Arial" w:hAnsi="Arial"/>
          <w:i/>
          <w:sz w:val="22"/>
        </w:rPr>
        <w:t>all</w:t>
      </w:r>
      <w:r>
        <w:rPr>
          <w:rFonts w:ascii="Gautami" w:eastAsia="Gautami" w:hAnsi="Gautami"/>
          <w:i/>
          <w:sz w:val="22"/>
        </w:rPr>
        <w:t>​</w:t>
      </w:r>
      <w:r>
        <w:rPr>
          <w:rFonts w:ascii="Arial" w:eastAsia="Arial" w:hAnsi="Arial"/>
          <w:sz w:val="22"/>
        </w:rPr>
        <w:t>individuals involved in CLCs must partake</w:t>
      </w:r>
      <w:r w:rsidR="00F624D8">
        <w:rPr>
          <w:rFonts w:ascii="Arial" w:eastAsia="Arial" w:hAnsi="Arial"/>
          <w:sz w:val="22"/>
        </w:rPr>
        <w:t xml:space="preserve"> to understand the structural and interpersonal power imbalances. </w:t>
      </w:r>
    </w:p>
    <w:p w14:paraId="394CA9C4" w14:textId="77777777" w:rsidR="0045739C" w:rsidRDefault="0045739C" w:rsidP="004F2AEB">
      <w:pPr>
        <w:spacing w:line="220" w:lineRule="exact"/>
        <w:jc w:val="both"/>
        <w:rPr>
          <w:rFonts w:ascii="Times New Roman" w:eastAsia="Times New Roman" w:hAnsi="Times New Roman"/>
        </w:rPr>
      </w:pPr>
    </w:p>
    <w:p w14:paraId="4D199DBE" w14:textId="262E4947" w:rsidR="0045739C" w:rsidRDefault="00FA03A5" w:rsidP="004F2AEB">
      <w:pPr>
        <w:spacing w:line="0" w:lineRule="atLeast"/>
        <w:jc w:val="both"/>
        <w:rPr>
          <w:rFonts w:ascii="Arial" w:eastAsia="Arial" w:hAnsi="Arial"/>
          <w:sz w:val="22"/>
          <w:u w:val="single"/>
        </w:rPr>
      </w:pPr>
      <w:r>
        <w:rPr>
          <w:rFonts w:ascii="Arial" w:eastAsia="Arial" w:hAnsi="Arial"/>
          <w:sz w:val="22"/>
          <w:u w:val="single"/>
        </w:rPr>
        <w:t>Trauma-Informed</w:t>
      </w:r>
      <w:r w:rsidR="0045739C">
        <w:rPr>
          <w:rFonts w:ascii="Arial" w:eastAsia="Arial" w:hAnsi="Arial"/>
          <w:sz w:val="22"/>
          <w:u w:val="single"/>
        </w:rPr>
        <w:t xml:space="preserve"> Processes</w:t>
      </w:r>
    </w:p>
    <w:p w14:paraId="6AC55E2F" w14:textId="77777777" w:rsidR="0045739C" w:rsidRDefault="0045739C" w:rsidP="004F2AEB">
      <w:pPr>
        <w:spacing w:line="348" w:lineRule="exact"/>
        <w:jc w:val="both"/>
        <w:rPr>
          <w:rFonts w:ascii="Times New Roman" w:eastAsia="Times New Roman" w:hAnsi="Times New Roman"/>
        </w:rPr>
      </w:pPr>
    </w:p>
    <w:p w14:paraId="30BB1AF3" w14:textId="1047508F" w:rsidR="0045739C" w:rsidRDefault="0045739C" w:rsidP="004F2AEB">
      <w:pPr>
        <w:ind w:right="40"/>
        <w:jc w:val="both"/>
        <w:rPr>
          <w:rFonts w:ascii="Arial" w:eastAsia="Arial" w:hAnsi="Arial"/>
          <w:sz w:val="22"/>
        </w:rPr>
      </w:pPr>
      <w:r>
        <w:rPr>
          <w:rFonts w:ascii="Arial" w:eastAsia="Arial" w:hAnsi="Arial"/>
          <w:sz w:val="22"/>
        </w:rPr>
        <w:t xml:space="preserve">Providing culturally safe services requires utilizing a </w:t>
      </w:r>
      <w:r w:rsidR="00A620A2">
        <w:rPr>
          <w:rFonts w:ascii="Arial" w:eastAsia="Arial" w:hAnsi="Arial"/>
          <w:sz w:val="22"/>
        </w:rPr>
        <w:t>trauma-informed</w:t>
      </w:r>
      <w:r>
        <w:rPr>
          <w:rFonts w:ascii="Arial" w:eastAsia="Arial" w:hAnsi="Arial"/>
          <w:sz w:val="22"/>
        </w:rPr>
        <w:t xml:space="preserve"> approach. Trauma was noted across every catchment area as a barrier to accessing services or a key consideration on how to successfully deliver services to Indigenous clients. </w:t>
      </w:r>
      <w:r w:rsidR="00A620A2">
        <w:rPr>
          <w:rFonts w:ascii="Arial" w:eastAsia="Arial" w:hAnsi="Arial"/>
          <w:sz w:val="22"/>
        </w:rPr>
        <w:t>Trauma-informed</w:t>
      </w:r>
      <w:r>
        <w:rPr>
          <w:rFonts w:ascii="Arial" w:eastAsia="Arial" w:hAnsi="Arial"/>
          <w:sz w:val="22"/>
        </w:rPr>
        <w:t xml:space="preserve"> services </w:t>
      </w:r>
      <w:r w:rsidR="00F624D8">
        <w:rPr>
          <w:rFonts w:ascii="Arial" w:eastAsia="Arial" w:hAnsi="Arial"/>
          <w:sz w:val="22"/>
        </w:rPr>
        <w:t>consider</w:t>
      </w:r>
      <w:r>
        <w:rPr>
          <w:rFonts w:ascii="Arial" w:eastAsia="Arial" w:hAnsi="Arial"/>
          <w:sz w:val="22"/>
        </w:rPr>
        <w:t xml:space="preserve"> the past histories of clients and how experiences of trauma can lead to </w:t>
      </w:r>
      <w:r w:rsidR="00F624D8">
        <w:rPr>
          <w:rFonts w:ascii="Arial" w:eastAsia="Arial" w:hAnsi="Arial"/>
          <w:sz w:val="22"/>
        </w:rPr>
        <w:t>behavioural</w:t>
      </w:r>
      <w:r>
        <w:rPr>
          <w:rFonts w:ascii="Arial" w:eastAsia="Arial" w:hAnsi="Arial"/>
          <w:sz w:val="22"/>
        </w:rPr>
        <w:t xml:space="preserve"> problems including mental health issues and addiction. By screening clients during intake through a </w:t>
      </w:r>
      <w:r w:rsidR="00A620A2">
        <w:rPr>
          <w:rFonts w:ascii="Arial" w:eastAsia="Arial" w:hAnsi="Arial"/>
          <w:sz w:val="22"/>
        </w:rPr>
        <w:t>trauma-informed</w:t>
      </w:r>
      <w:r>
        <w:rPr>
          <w:rFonts w:ascii="Arial" w:eastAsia="Arial" w:hAnsi="Arial"/>
          <w:sz w:val="22"/>
        </w:rPr>
        <w:t xml:space="preserve"> lens, </w:t>
      </w:r>
      <w:r w:rsidR="00F624D8">
        <w:rPr>
          <w:rFonts w:ascii="Arial" w:eastAsia="Arial" w:hAnsi="Arial"/>
          <w:sz w:val="22"/>
        </w:rPr>
        <w:t>CLCs</w:t>
      </w:r>
      <w:r>
        <w:rPr>
          <w:rFonts w:ascii="Arial" w:eastAsia="Arial" w:hAnsi="Arial"/>
          <w:sz w:val="22"/>
        </w:rPr>
        <w:t xml:space="preserve"> can better understand the services required and what resources are or are not appropriate.</w:t>
      </w:r>
    </w:p>
    <w:p w14:paraId="1505A915" w14:textId="77777777" w:rsidR="0045739C" w:rsidRDefault="0045739C" w:rsidP="004F2AEB">
      <w:pPr>
        <w:jc w:val="both"/>
        <w:rPr>
          <w:rFonts w:ascii="Times New Roman" w:eastAsia="Times New Roman" w:hAnsi="Times New Roman"/>
        </w:rPr>
      </w:pPr>
    </w:p>
    <w:p w14:paraId="7A6CB6E7" w14:textId="469B33AF" w:rsidR="0045739C" w:rsidRDefault="00F624D8" w:rsidP="005D4B5B">
      <w:pPr>
        <w:ind w:right="60"/>
        <w:jc w:val="both"/>
        <w:rPr>
          <w:rFonts w:ascii="Arial" w:eastAsia="Arial" w:hAnsi="Arial"/>
          <w:sz w:val="22"/>
        </w:rPr>
      </w:pPr>
      <w:r>
        <w:rPr>
          <w:rFonts w:ascii="Arial" w:eastAsia="Arial" w:hAnsi="Arial"/>
          <w:sz w:val="22"/>
        </w:rPr>
        <w:t>One</w:t>
      </w:r>
      <w:r w:rsidR="0045739C">
        <w:rPr>
          <w:rFonts w:ascii="Arial" w:eastAsia="Arial" w:hAnsi="Arial"/>
          <w:sz w:val="22"/>
        </w:rPr>
        <w:t xml:space="preserve"> </w:t>
      </w:r>
      <w:r>
        <w:rPr>
          <w:rFonts w:ascii="Arial" w:eastAsia="Arial" w:hAnsi="Arial"/>
          <w:sz w:val="22"/>
        </w:rPr>
        <w:t>CLC</w:t>
      </w:r>
      <w:r w:rsidR="0045739C">
        <w:rPr>
          <w:rFonts w:ascii="Arial" w:eastAsia="Arial" w:hAnsi="Arial"/>
          <w:sz w:val="22"/>
        </w:rPr>
        <w:t xml:space="preserve"> staff noted that a lack of </w:t>
      </w:r>
      <w:r w:rsidR="00A620A2">
        <w:rPr>
          <w:rFonts w:ascii="Arial" w:eastAsia="Arial" w:hAnsi="Arial"/>
          <w:sz w:val="22"/>
        </w:rPr>
        <w:t>trauma-informed</w:t>
      </w:r>
      <w:r w:rsidR="0045739C">
        <w:rPr>
          <w:rFonts w:ascii="Arial" w:eastAsia="Arial" w:hAnsi="Arial"/>
          <w:sz w:val="22"/>
        </w:rPr>
        <w:t xml:space="preserve"> services rooted in traditional and culturally relevant practices contributes to the unmet legal needs of Indigenous clients; while clients noted </w:t>
      </w:r>
      <w:r w:rsidR="00FA03A5">
        <w:rPr>
          <w:rFonts w:ascii="Arial" w:eastAsia="Arial" w:hAnsi="Arial"/>
          <w:sz w:val="22"/>
        </w:rPr>
        <w:t xml:space="preserve">that </w:t>
      </w:r>
      <w:r w:rsidR="0045739C">
        <w:rPr>
          <w:rFonts w:ascii="Arial" w:eastAsia="Arial" w:hAnsi="Arial"/>
          <w:sz w:val="22"/>
        </w:rPr>
        <w:t xml:space="preserve">having </w:t>
      </w:r>
      <w:r w:rsidR="00A620A2">
        <w:rPr>
          <w:rFonts w:ascii="Arial" w:eastAsia="Arial" w:hAnsi="Arial"/>
          <w:sz w:val="22"/>
        </w:rPr>
        <w:t>trauma-informed</w:t>
      </w:r>
      <w:r w:rsidR="0045739C">
        <w:rPr>
          <w:rFonts w:ascii="Arial" w:eastAsia="Arial" w:hAnsi="Arial"/>
          <w:sz w:val="22"/>
        </w:rPr>
        <w:t xml:space="preserve"> services at the clinic </w:t>
      </w:r>
      <w:r w:rsidR="0098290D">
        <w:rPr>
          <w:rFonts w:ascii="Arial" w:eastAsia="Arial" w:hAnsi="Arial"/>
          <w:sz w:val="22"/>
        </w:rPr>
        <w:t xml:space="preserve">would </w:t>
      </w:r>
      <w:r w:rsidR="0045739C">
        <w:rPr>
          <w:rFonts w:ascii="Arial" w:eastAsia="Arial" w:hAnsi="Arial"/>
          <w:sz w:val="22"/>
        </w:rPr>
        <w:t xml:space="preserve">positively </w:t>
      </w:r>
      <w:r w:rsidR="0098290D">
        <w:rPr>
          <w:rFonts w:ascii="Arial" w:eastAsia="Arial" w:hAnsi="Arial"/>
          <w:sz w:val="22"/>
        </w:rPr>
        <w:t>contribute</w:t>
      </w:r>
      <w:r w:rsidR="0045739C">
        <w:rPr>
          <w:rFonts w:ascii="Arial" w:eastAsia="Arial" w:hAnsi="Arial"/>
          <w:sz w:val="22"/>
        </w:rPr>
        <w:t xml:space="preserve"> to their overall experience and </w:t>
      </w:r>
      <w:r w:rsidR="00A620A2">
        <w:rPr>
          <w:rFonts w:ascii="Arial" w:eastAsia="Arial" w:hAnsi="Arial"/>
          <w:sz w:val="22"/>
        </w:rPr>
        <w:t>well-being</w:t>
      </w:r>
      <w:r w:rsidR="0045739C">
        <w:rPr>
          <w:rFonts w:ascii="Arial" w:eastAsia="Arial" w:hAnsi="Arial"/>
          <w:sz w:val="22"/>
        </w:rPr>
        <w:t xml:space="preserve">. Clients highlighted that having Elders on site to assist with “diffusing” tense situations, or to simply speak to prior to the formal intake process helped them feel safe. </w:t>
      </w:r>
      <w:r>
        <w:rPr>
          <w:rFonts w:ascii="Arial" w:eastAsia="Arial" w:hAnsi="Arial"/>
          <w:sz w:val="22"/>
        </w:rPr>
        <w:t>Some CLC</w:t>
      </w:r>
      <w:r w:rsidR="0045739C">
        <w:rPr>
          <w:rFonts w:ascii="Arial" w:eastAsia="Arial" w:hAnsi="Arial"/>
          <w:sz w:val="22"/>
        </w:rPr>
        <w:t xml:space="preserve"> staff encouraged clients to bring a support person to meetings to aid in fostering a safe environment.</w:t>
      </w:r>
    </w:p>
    <w:p w14:paraId="7A2E98DD" w14:textId="77777777" w:rsidR="0045739C" w:rsidRDefault="0045739C" w:rsidP="004F2AEB">
      <w:pPr>
        <w:jc w:val="both"/>
        <w:rPr>
          <w:rFonts w:ascii="Arial" w:eastAsia="Arial" w:hAnsi="Arial"/>
          <w:sz w:val="22"/>
        </w:rPr>
      </w:pPr>
    </w:p>
    <w:p w14:paraId="20894052" w14:textId="77777777" w:rsidR="0045739C" w:rsidRDefault="0045739C" w:rsidP="004F2AEB">
      <w:pPr>
        <w:jc w:val="both"/>
        <w:rPr>
          <w:rFonts w:ascii="Arial" w:eastAsia="Arial" w:hAnsi="Arial"/>
          <w:sz w:val="22"/>
        </w:rPr>
      </w:pPr>
    </w:p>
    <w:p w14:paraId="69F30E74" w14:textId="77777777" w:rsidR="0045739C" w:rsidRDefault="0045739C" w:rsidP="0045739C">
      <w:pPr>
        <w:spacing w:line="0" w:lineRule="atLeast"/>
        <w:rPr>
          <w:rFonts w:ascii="Arial" w:eastAsia="Arial" w:hAnsi="Arial"/>
          <w:sz w:val="22"/>
          <w:u w:val="single"/>
        </w:rPr>
      </w:pPr>
      <w:r>
        <w:rPr>
          <w:rFonts w:ascii="Arial" w:eastAsia="Arial" w:hAnsi="Arial"/>
          <w:sz w:val="22"/>
          <w:u w:val="single"/>
        </w:rPr>
        <w:t>Flexibility</w:t>
      </w:r>
    </w:p>
    <w:p w14:paraId="2C7E56DA" w14:textId="77777777" w:rsidR="0045739C" w:rsidRDefault="0045739C" w:rsidP="0045739C">
      <w:pPr>
        <w:spacing w:line="348" w:lineRule="exact"/>
        <w:rPr>
          <w:rFonts w:ascii="Times New Roman" w:eastAsia="Times New Roman" w:hAnsi="Times New Roman"/>
        </w:rPr>
      </w:pPr>
    </w:p>
    <w:p w14:paraId="05D6B374" w14:textId="60E80902" w:rsidR="0045739C" w:rsidRDefault="0045739C" w:rsidP="0045739C">
      <w:pPr>
        <w:ind w:right="120"/>
        <w:jc w:val="both"/>
        <w:rPr>
          <w:rFonts w:ascii="Arial" w:eastAsia="Arial" w:hAnsi="Arial"/>
          <w:sz w:val="22"/>
        </w:rPr>
      </w:pPr>
      <w:r>
        <w:rPr>
          <w:rFonts w:ascii="Arial" w:eastAsia="Arial" w:hAnsi="Arial"/>
          <w:sz w:val="22"/>
        </w:rPr>
        <w:t xml:space="preserve">Another key component of providing culturally appropriate services is </w:t>
      </w:r>
      <w:r w:rsidR="005D4B5B">
        <w:rPr>
          <w:rFonts w:ascii="Arial" w:eastAsia="Arial" w:hAnsi="Arial"/>
          <w:sz w:val="22"/>
        </w:rPr>
        <w:t>considering</w:t>
      </w:r>
      <w:r>
        <w:rPr>
          <w:rFonts w:ascii="Arial" w:eastAsia="Arial" w:hAnsi="Arial"/>
          <w:sz w:val="22"/>
        </w:rPr>
        <w:t xml:space="preserve"> how the </w:t>
      </w:r>
      <w:r w:rsidR="005D4B5B">
        <w:rPr>
          <w:rFonts w:ascii="Arial" w:eastAsia="Arial" w:hAnsi="Arial"/>
          <w:sz w:val="22"/>
        </w:rPr>
        <w:t xml:space="preserve">institutional or agency </w:t>
      </w:r>
      <w:r>
        <w:rPr>
          <w:rFonts w:ascii="Arial" w:eastAsia="Arial" w:hAnsi="Arial"/>
          <w:sz w:val="22"/>
        </w:rPr>
        <w:t xml:space="preserve">structure of an office environment and </w:t>
      </w:r>
      <w:r w:rsidR="00A620A2">
        <w:rPr>
          <w:rFonts w:ascii="Arial" w:eastAsia="Arial" w:hAnsi="Arial"/>
          <w:sz w:val="22"/>
        </w:rPr>
        <w:t>workday</w:t>
      </w:r>
      <w:r>
        <w:rPr>
          <w:rFonts w:ascii="Arial" w:eastAsia="Arial" w:hAnsi="Arial"/>
          <w:sz w:val="22"/>
        </w:rPr>
        <w:t xml:space="preserve"> poses a barrier to Indigenous clients. Coupled with the geographic, technology and mental </w:t>
      </w:r>
      <w:r w:rsidR="00A620A2">
        <w:rPr>
          <w:rFonts w:ascii="Arial" w:eastAsia="Arial" w:hAnsi="Arial"/>
          <w:sz w:val="22"/>
        </w:rPr>
        <w:t>health-related</w:t>
      </w:r>
      <w:r>
        <w:rPr>
          <w:rFonts w:ascii="Arial" w:eastAsia="Arial" w:hAnsi="Arial"/>
          <w:sz w:val="22"/>
        </w:rPr>
        <w:t xml:space="preserve"> barriers identified by respondents, the rigid 9-5 “appointment only” structure of a typical office makes services inaccessible to</w:t>
      </w:r>
      <w:r w:rsidR="005D4B5B">
        <w:rPr>
          <w:rFonts w:ascii="Arial" w:eastAsia="Arial" w:hAnsi="Arial"/>
          <w:sz w:val="22"/>
        </w:rPr>
        <w:t xml:space="preserve"> some</w:t>
      </w:r>
      <w:r>
        <w:rPr>
          <w:rFonts w:ascii="Arial" w:eastAsia="Arial" w:hAnsi="Arial"/>
          <w:sz w:val="22"/>
        </w:rPr>
        <w:t xml:space="preserve"> Indigenous clients</w:t>
      </w:r>
      <w:r w:rsidR="005D4B5B">
        <w:rPr>
          <w:rFonts w:ascii="Arial" w:eastAsia="Arial" w:hAnsi="Arial"/>
          <w:sz w:val="22"/>
        </w:rPr>
        <w:t>, especially in rural areas</w:t>
      </w:r>
      <w:r>
        <w:rPr>
          <w:rFonts w:ascii="Arial" w:eastAsia="Arial" w:hAnsi="Arial"/>
          <w:sz w:val="22"/>
        </w:rPr>
        <w:t>. For example, booking appointments by telephone or online is often inaccessible for clients living in remote</w:t>
      </w:r>
      <w:r w:rsidR="005D4B5B">
        <w:rPr>
          <w:rFonts w:ascii="Arial" w:eastAsia="Arial" w:hAnsi="Arial"/>
          <w:sz w:val="22"/>
        </w:rPr>
        <w:t xml:space="preserve"> or rural</w:t>
      </w:r>
      <w:r>
        <w:rPr>
          <w:rFonts w:ascii="Arial" w:eastAsia="Arial" w:hAnsi="Arial"/>
          <w:sz w:val="22"/>
        </w:rPr>
        <w:t xml:space="preserve"> communities with limited connection and service, or clients experiencing addiction or mental health challenges may find making and keeping appointments challenging. As such, catchment areas noted that having flexible business hours and walk-in options for clients was a key component of effectively providing services to Indigenous clients.</w:t>
      </w:r>
    </w:p>
    <w:p w14:paraId="18AF1CD8" w14:textId="77777777" w:rsidR="0045739C" w:rsidRDefault="0045739C" w:rsidP="0045739C">
      <w:pPr>
        <w:jc w:val="both"/>
        <w:rPr>
          <w:rFonts w:ascii="Times New Roman" w:eastAsia="Times New Roman" w:hAnsi="Times New Roman"/>
        </w:rPr>
      </w:pPr>
    </w:p>
    <w:p w14:paraId="10F24AAF" w14:textId="0C6AD082" w:rsidR="0045739C" w:rsidRDefault="0045739C" w:rsidP="0045739C">
      <w:pPr>
        <w:ind w:right="80"/>
        <w:jc w:val="both"/>
        <w:rPr>
          <w:rFonts w:ascii="Arial" w:eastAsia="Arial" w:hAnsi="Arial"/>
          <w:sz w:val="22"/>
        </w:rPr>
      </w:pPr>
      <w:r>
        <w:rPr>
          <w:rFonts w:ascii="Arial" w:eastAsia="Arial" w:hAnsi="Arial"/>
          <w:sz w:val="22"/>
        </w:rPr>
        <w:t xml:space="preserve">This flexibility also needs to translate into the process of engaging with clients, particularly during initial meetings where trust and relationship building has not yet begun. Five catchment areas noted that prioritizing face-to-face interaction was crucial in developing trusting relationships. Clients also noted that working with staff who “take time” to listen and understand </w:t>
      </w:r>
      <w:r>
        <w:rPr>
          <w:rFonts w:ascii="Arial" w:eastAsia="Arial" w:hAnsi="Arial"/>
          <w:sz w:val="22"/>
        </w:rPr>
        <w:lastRenderedPageBreak/>
        <w:t xml:space="preserve">the situation encourages clients to continue seeking assistance and </w:t>
      </w:r>
      <w:r w:rsidR="005D4B5B">
        <w:rPr>
          <w:rFonts w:ascii="Arial" w:eastAsia="Arial" w:hAnsi="Arial"/>
          <w:sz w:val="22"/>
        </w:rPr>
        <w:t xml:space="preserve">disclose their personal </w:t>
      </w:r>
      <w:proofErr w:type="spellStart"/>
      <w:r w:rsidR="005D4B5B">
        <w:rPr>
          <w:rFonts w:ascii="Arial" w:eastAsia="Arial" w:hAnsi="Arial"/>
          <w:sz w:val="22"/>
        </w:rPr>
        <w:t>situatoin</w:t>
      </w:r>
      <w:proofErr w:type="spellEnd"/>
      <w:r>
        <w:rPr>
          <w:rFonts w:ascii="Arial" w:eastAsia="Arial" w:hAnsi="Arial"/>
          <w:sz w:val="22"/>
        </w:rPr>
        <w:t xml:space="preserve">. Longer and more flexible appointment times, paired with empathetic and understanding staff </w:t>
      </w:r>
      <w:r w:rsidR="00A620A2">
        <w:rPr>
          <w:rFonts w:ascii="Arial" w:eastAsia="Arial" w:hAnsi="Arial"/>
          <w:sz w:val="22"/>
        </w:rPr>
        <w:t>create</w:t>
      </w:r>
      <w:r>
        <w:rPr>
          <w:rFonts w:ascii="Arial" w:eastAsia="Arial" w:hAnsi="Arial"/>
          <w:sz w:val="22"/>
        </w:rPr>
        <w:t xml:space="preserve"> an atmosphere in which clients </w:t>
      </w:r>
      <w:r w:rsidR="00A620A2">
        <w:rPr>
          <w:rFonts w:ascii="Arial" w:eastAsia="Arial" w:hAnsi="Arial"/>
          <w:sz w:val="22"/>
        </w:rPr>
        <w:t>feel</w:t>
      </w:r>
      <w:r>
        <w:rPr>
          <w:rFonts w:ascii="Arial" w:eastAsia="Arial" w:hAnsi="Arial"/>
          <w:sz w:val="22"/>
        </w:rPr>
        <w:t xml:space="preserve"> empowered to seek the legal assistance they </w:t>
      </w:r>
      <w:r w:rsidR="00A620A2">
        <w:rPr>
          <w:rFonts w:ascii="Arial" w:eastAsia="Arial" w:hAnsi="Arial"/>
          <w:sz w:val="22"/>
        </w:rPr>
        <w:t>require</w:t>
      </w:r>
      <w:r>
        <w:rPr>
          <w:rFonts w:ascii="Arial" w:eastAsia="Arial" w:hAnsi="Arial"/>
          <w:sz w:val="22"/>
        </w:rPr>
        <w:t>.</w:t>
      </w:r>
    </w:p>
    <w:p w14:paraId="3A27E89A" w14:textId="77777777" w:rsidR="0045739C" w:rsidRDefault="0045739C" w:rsidP="0045739C">
      <w:pPr>
        <w:jc w:val="both"/>
        <w:rPr>
          <w:rFonts w:ascii="Times New Roman" w:eastAsia="Times New Roman" w:hAnsi="Times New Roman"/>
        </w:rPr>
      </w:pPr>
    </w:p>
    <w:p w14:paraId="28132B4C" w14:textId="36E2BA93" w:rsidR="0045739C" w:rsidRDefault="0045739C" w:rsidP="0045739C">
      <w:pPr>
        <w:ind w:right="80"/>
        <w:jc w:val="both"/>
        <w:rPr>
          <w:rFonts w:ascii="Arial" w:eastAsia="Arial" w:hAnsi="Arial"/>
          <w:sz w:val="22"/>
        </w:rPr>
      </w:pPr>
      <w:r>
        <w:rPr>
          <w:rFonts w:ascii="Arial" w:eastAsia="Arial" w:hAnsi="Arial"/>
          <w:sz w:val="22"/>
        </w:rPr>
        <w:t xml:space="preserve">Implementing these wise practices and moving away from the “traditional” office model requires flexibility in terms of staffing capacity and hours of operation. Clinic staff noted areas where there is a lack of flexibility, commonly due to </w:t>
      </w:r>
      <w:r w:rsidR="00A620A2">
        <w:rPr>
          <w:rFonts w:ascii="Arial" w:eastAsia="Arial" w:hAnsi="Arial"/>
          <w:sz w:val="22"/>
        </w:rPr>
        <w:t xml:space="preserve">a </w:t>
      </w:r>
      <w:r>
        <w:rPr>
          <w:rFonts w:ascii="Arial" w:eastAsia="Arial" w:hAnsi="Arial"/>
          <w:sz w:val="22"/>
        </w:rPr>
        <w:t xml:space="preserve">lack of capacity. For example, </w:t>
      </w:r>
      <w:r w:rsidR="005D4B5B">
        <w:rPr>
          <w:rFonts w:ascii="Arial" w:eastAsia="Arial" w:hAnsi="Arial"/>
          <w:sz w:val="22"/>
        </w:rPr>
        <w:t xml:space="preserve">one CLC </w:t>
      </w:r>
      <w:r>
        <w:rPr>
          <w:rFonts w:ascii="Arial" w:eastAsia="Arial" w:hAnsi="Arial"/>
          <w:sz w:val="22"/>
        </w:rPr>
        <w:t xml:space="preserve">staff highlighted that their intake process is limited in effectiveness as it is restricted to </w:t>
      </w:r>
      <w:r w:rsidR="00A620A2">
        <w:rPr>
          <w:rFonts w:ascii="Arial" w:eastAsia="Arial" w:hAnsi="Arial"/>
          <w:sz w:val="22"/>
        </w:rPr>
        <w:t>30-minute</w:t>
      </w:r>
      <w:r>
        <w:rPr>
          <w:rFonts w:ascii="Arial" w:eastAsia="Arial" w:hAnsi="Arial"/>
          <w:sz w:val="22"/>
        </w:rPr>
        <w:t xml:space="preserve"> time slots. Staff also underscored that phone services such as 1-800 numbers are significant access barriers for Indigenous clients. Naturally, increasing capacity and flexibility of any kind requires access to reliable and flexible funding.</w:t>
      </w:r>
    </w:p>
    <w:p w14:paraId="0270C3CD" w14:textId="77777777" w:rsidR="0045739C" w:rsidRDefault="0045739C" w:rsidP="0045739C">
      <w:pPr>
        <w:spacing w:line="253" w:lineRule="exact"/>
        <w:rPr>
          <w:rFonts w:ascii="Times New Roman" w:eastAsia="Times New Roman" w:hAnsi="Times New Roman"/>
        </w:rPr>
      </w:pPr>
    </w:p>
    <w:p w14:paraId="3B1443FF" w14:textId="77777777" w:rsidR="0045739C" w:rsidRDefault="0045739C" w:rsidP="0045739C">
      <w:pPr>
        <w:spacing w:line="0" w:lineRule="atLeast"/>
        <w:rPr>
          <w:rFonts w:ascii="Arial" w:eastAsia="Arial" w:hAnsi="Arial"/>
          <w:b/>
          <w:sz w:val="22"/>
        </w:rPr>
      </w:pPr>
      <w:r>
        <w:rPr>
          <w:rFonts w:ascii="Arial" w:eastAsia="Arial" w:hAnsi="Arial"/>
          <w:b/>
          <w:sz w:val="22"/>
        </w:rPr>
        <w:t>Accessible and Welcoming Clinic Space</w:t>
      </w:r>
    </w:p>
    <w:p w14:paraId="13817425" w14:textId="77777777" w:rsidR="0045739C" w:rsidRDefault="0045739C" w:rsidP="0045739C">
      <w:pPr>
        <w:spacing w:line="350" w:lineRule="exact"/>
        <w:rPr>
          <w:rFonts w:ascii="Times New Roman" w:eastAsia="Times New Roman" w:hAnsi="Times New Roman"/>
        </w:rPr>
      </w:pPr>
    </w:p>
    <w:p w14:paraId="608C4970" w14:textId="77777777" w:rsidR="0045739C" w:rsidRDefault="0045739C" w:rsidP="0045739C">
      <w:pPr>
        <w:ind w:right="240"/>
        <w:jc w:val="both"/>
        <w:rPr>
          <w:rFonts w:ascii="Arial" w:eastAsia="Arial" w:hAnsi="Arial"/>
          <w:sz w:val="22"/>
        </w:rPr>
      </w:pPr>
      <w:r>
        <w:rPr>
          <w:rFonts w:ascii="Arial" w:eastAsia="Arial" w:hAnsi="Arial"/>
          <w:sz w:val="22"/>
        </w:rPr>
        <w:t>The design of the physical clinic space was noted by both staff and clients as either a significant weakness or strength. Where it was a weakness, clients noted that clinics could feel “institutional” and unwelcoming. As a result, clients noted that the physical space negatively impacted the power dynamic between staff and clients making them reluctant to seek out help or speak openly about their concerns.</w:t>
      </w:r>
    </w:p>
    <w:p w14:paraId="00EA2FC6" w14:textId="77777777" w:rsidR="0045739C" w:rsidRDefault="0045739C" w:rsidP="0045739C">
      <w:pPr>
        <w:jc w:val="both"/>
        <w:rPr>
          <w:rFonts w:ascii="Times New Roman" w:eastAsia="Times New Roman" w:hAnsi="Times New Roman"/>
        </w:rPr>
      </w:pPr>
    </w:p>
    <w:p w14:paraId="3337697D" w14:textId="294C9EA7" w:rsidR="0045739C" w:rsidRDefault="0045739C" w:rsidP="0045739C">
      <w:pPr>
        <w:ind w:right="20"/>
        <w:jc w:val="both"/>
        <w:rPr>
          <w:rFonts w:ascii="Arial" w:eastAsia="Arial" w:hAnsi="Arial"/>
          <w:sz w:val="22"/>
        </w:rPr>
      </w:pPr>
      <w:r>
        <w:rPr>
          <w:rFonts w:ascii="Arial" w:eastAsia="Arial" w:hAnsi="Arial"/>
          <w:sz w:val="22"/>
        </w:rPr>
        <w:t xml:space="preserve">Specific details of clinic space include front desks that are enclosed with glass </w:t>
      </w:r>
      <w:r w:rsidR="005D4B5B">
        <w:rPr>
          <w:rFonts w:ascii="Arial" w:eastAsia="Arial" w:hAnsi="Arial"/>
          <w:sz w:val="22"/>
        </w:rPr>
        <w:t xml:space="preserve">mentioned by </w:t>
      </w:r>
      <w:r>
        <w:rPr>
          <w:rFonts w:ascii="Arial" w:eastAsia="Arial" w:hAnsi="Arial"/>
          <w:sz w:val="22"/>
        </w:rPr>
        <w:t>some clients compared the design to those found in local prisons. Indeed, clients found spaces more welcoming when clinics featured Indigenous artwork, walls that were painted in brighter colours and posters or flyers of local events in the community.</w:t>
      </w:r>
    </w:p>
    <w:p w14:paraId="6FD6C0D7" w14:textId="77777777" w:rsidR="0045739C" w:rsidRDefault="0045739C" w:rsidP="0045739C">
      <w:pPr>
        <w:jc w:val="both"/>
        <w:rPr>
          <w:rFonts w:ascii="Times New Roman" w:eastAsia="Times New Roman" w:hAnsi="Times New Roman"/>
        </w:rPr>
      </w:pPr>
    </w:p>
    <w:p w14:paraId="1CB0FB0C" w14:textId="3479681F" w:rsidR="0045739C" w:rsidRDefault="0045739C" w:rsidP="0045739C">
      <w:pPr>
        <w:ind w:right="40"/>
        <w:jc w:val="both"/>
        <w:rPr>
          <w:rFonts w:ascii="Arial" w:eastAsia="Arial" w:hAnsi="Arial"/>
          <w:sz w:val="22"/>
        </w:rPr>
      </w:pPr>
      <w:r>
        <w:rPr>
          <w:rFonts w:ascii="Arial" w:eastAsia="Arial" w:hAnsi="Arial"/>
          <w:sz w:val="22"/>
        </w:rPr>
        <w:t xml:space="preserve">The importance of clinic space also relates to </w:t>
      </w:r>
      <w:r>
        <w:rPr>
          <w:rFonts w:ascii="Gautami" w:eastAsia="Gautami" w:hAnsi="Gautami"/>
          <w:sz w:val="22"/>
        </w:rPr>
        <w:t>​</w:t>
      </w:r>
      <w:r>
        <w:rPr>
          <w:rFonts w:ascii="Arial" w:eastAsia="Arial" w:hAnsi="Arial"/>
          <w:i/>
          <w:sz w:val="22"/>
        </w:rPr>
        <w:t>where</w:t>
      </w:r>
      <w:r>
        <w:rPr>
          <w:rFonts w:ascii="Gautami" w:eastAsia="Gautami" w:hAnsi="Gautami"/>
          <w:i/>
          <w:sz w:val="22"/>
        </w:rPr>
        <w:t>​</w:t>
      </w:r>
      <w:r w:rsidR="00FA03A5">
        <w:rPr>
          <w:rFonts w:ascii="Gautami" w:eastAsia="Gautami" w:hAnsi="Gautami"/>
          <w:i/>
          <w:sz w:val="22"/>
        </w:rPr>
        <w:t xml:space="preserve"> </w:t>
      </w:r>
      <w:r>
        <w:rPr>
          <w:rFonts w:ascii="Arial" w:eastAsia="Arial" w:hAnsi="Arial"/>
          <w:sz w:val="22"/>
        </w:rPr>
        <w:t xml:space="preserve">clinic space is located. Both staff and clients raised concerns </w:t>
      </w:r>
      <w:r w:rsidR="00FA03A5">
        <w:rPr>
          <w:rFonts w:ascii="Arial" w:eastAsia="Arial" w:hAnsi="Arial"/>
          <w:sz w:val="22"/>
        </w:rPr>
        <w:t>about</w:t>
      </w:r>
      <w:r>
        <w:rPr>
          <w:rFonts w:ascii="Arial" w:eastAsia="Arial" w:hAnsi="Arial"/>
          <w:sz w:val="22"/>
        </w:rPr>
        <w:t xml:space="preserve"> clinics located in multi-unit office buildings with no </w:t>
      </w:r>
      <w:r w:rsidR="00A620A2">
        <w:rPr>
          <w:rFonts w:ascii="Arial" w:eastAsia="Arial" w:hAnsi="Arial"/>
          <w:sz w:val="22"/>
        </w:rPr>
        <w:t>street-level</w:t>
      </w:r>
      <w:r>
        <w:rPr>
          <w:rFonts w:ascii="Arial" w:eastAsia="Arial" w:hAnsi="Arial"/>
          <w:sz w:val="22"/>
        </w:rPr>
        <w:t xml:space="preserve"> entrance. For clients coming in from remote communities, navigating city infrastructure can be intimidating or overwhelming, particularly when coupled with language or literacy barriers. In some instances, locations may be inaccessible due to prior convictions. For example, one client noted that they required special permission to enter the building where a clinic was located which resulted in feelings of shame and embarrassment.</w:t>
      </w:r>
    </w:p>
    <w:p w14:paraId="4C9BABB0" w14:textId="77777777" w:rsidR="0045739C" w:rsidRDefault="0045739C" w:rsidP="0045739C">
      <w:pPr>
        <w:jc w:val="both"/>
        <w:rPr>
          <w:rFonts w:ascii="Times New Roman" w:eastAsia="Times New Roman" w:hAnsi="Times New Roman"/>
        </w:rPr>
      </w:pPr>
    </w:p>
    <w:p w14:paraId="0B165ED9" w14:textId="16DC3A38" w:rsidR="0045739C" w:rsidRDefault="0045739C" w:rsidP="0045739C">
      <w:pPr>
        <w:ind w:right="180"/>
        <w:jc w:val="both"/>
        <w:rPr>
          <w:rFonts w:ascii="Arial" w:eastAsia="Arial" w:hAnsi="Arial"/>
          <w:sz w:val="22"/>
        </w:rPr>
      </w:pPr>
      <w:r>
        <w:rPr>
          <w:rFonts w:ascii="Arial" w:eastAsia="Arial" w:hAnsi="Arial"/>
          <w:sz w:val="22"/>
        </w:rPr>
        <w:t xml:space="preserve">Clients and clinic staff also highlighted that the design of the clinic is linked to the attire that staff wear as this is a key signifier of the environment in which services are provided. </w:t>
      </w:r>
      <w:r w:rsidR="005D4B5B">
        <w:rPr>
          <w:rFonts w:ascii="Arial" w:eastAsia="Arial" w:hAnsi="Arial"/>
          <w:sz w:val="22"/>
        </w:rPr>
        <w:t>Most</w:t>
      </w:r>
      <w:r>
        <w:rPr>
          <w:rFonts w:ascii="Arial" w:eastAsia="Arial" w:hAnsi="Arial"/>
          <w:sz w:val="22"/>
        </w:rPr>
        <w:t xml:space="preserve"> </w:t>
      </w:r>
      <w:r w:rsidR="005D4B5B">
        <w:rPr>
          <w:rFonts w:ascii="Arial" w:eastAsia="Arial" w:hAnsi="Arial"/>
          <w:sz w:val="22"/>
        </w:rPr>
        <w:t>CLC staff</w:t>
      </w:r>
      <w:r>
        <w:rPr>
          <w:rFonts w:ascii="Arial" w:eastAsia="Arial" w:hAnsi="Arial"/>
          <w:sz w:val="22"/>
        </w:rPr>
        <w:t xml:space="preserve"> noted that they intentionally wear casual clothing to bridge the</w:t>
      </w:r>
      <w:r w:rsidR="005D4B5B">
        <w:rPr>
          <w:rFonts w:ascii="Arial" w:eastAsia="Arial" w:hAnsi="Arial"/>
          <w:sz w:val="22"/>
        </w:rPr>
        <w:t xml:space="preserve"> perceptual</w:t>
      </w:r>
      <w:r>
        <w:rPr>
          <w:rFonts w:ascii="Arial" w:eastAsia="Arial" w:hAnsi="Arial"/>
          <w:sz w:val="22"/>
        </w:rPr>
        <w:t xml:space="preserve"> gap between staff and clients. This was viewed as an effective way to de-formalize interactions between staff and clients which helped foster relationship building and trust. Clients also noted that they appreciated seeing staff, whether Indigenous or not, wear </w:t>
      </w:r>
      <w:r w:rsidR="00A620A2">
        <w:rPr>
          <w:rFonts w:ascii="Arial" w:eastAsia="Arial" w:hAnsi="Arial"/>
          <w:sz w:val="22"/>
        </w:rPr>
        <w:t>Indigenous-made</w:t>
      </w:r>
      <w:r>
        <w:rPr>
          <w:rFonts w:ascii="Arial" w:eastAsia="Arial" w:hAnsi="Arial"/>
          <w:sz w:val="22"/>
        </w:rPr>
        <w:t xml:space="preserve"> jewelry as it demonstrates an appreciation for their culture.</w:t>
      </w:r>
    </w:p>
    <w:p w14:paraId="7441717D" w14:textId="77777777" w:rsidR="0045739C" w:rsidRDefault="0045739C" w:rsidP="0045739C">
      <w:pPr>
        <w:jc w:val="both"/>
        <w:rPr>
          <w:rFonts w:ascii="Times New Roman" w:eastAsia="Times New Roman" w:hAnsi="Times New Roman"/>
        </w:rPr>
      </w:pPr>
    </w:p>
    <w:p w14:paraId="0DABAD44" w14:textId="591EDE0E" w:rsidR="0045739C" w:rsidRDefault="0045739C" w:rsidP="0045739C">
      <w:pPr>
        <w:ind w:right="260"/>
        <w:jc w:val="both"/>
        <w:rPr>
          <w:rFonts w:ascii="Arial" w:eastAsia="Arial" w:hAnsi="Arial"/>
          <w:sz w:val="22"/>
        </w:rPr>
      </w:pPr>
      <w:r>
        <w:rPr>
          <w:rFonts w:ascii="Arial" w:eastAsia="Arial" w:hAnsi="Arial"/>
          <w:sz w:val="22"/>
        </w:rPr>
        <w:t xml:space="preserve">Reworking a clinic space to be more </w:t>
      </w:r>
      <w:r w:rsidR="005D4B5B">
        <w:rPr>
          <w:rFonts w:ascii="Arial" w:eastAsia="Arial" w:hAnsi="Arial"/>
          <w:sz w:val="22"/>
        </w:rPr>
        <w:t xml:space="preserve">inviting and </w:t>
      </w:r>
      <w:r>
        <w:rPr>
          <w:rFonts w:ascii="Arial" w:eastAsia="Arial" w:hAnsi="Arial"/>
          <w:sz w:val="22"/>
        </w:rPr>
        <w:t>welcoming requires looking through a</w:t>
      </w:r>
      <w:r w:rsidR="005D4B5B">
        <w:rPr>
          <w:rFonts w:ascii="Arial" w:eastAsia="Arial" w:hAnsi="Arial"/>
          <w:sz w:val="22"/>
        </w:rPr>
        <w:t xml:space="preserve">n Indigenous </w:t>
      </w:r>
      <w:r>
        <w:rPr>
          <w:rFonts w:ascii="Arial" w:eastAsia="Arial" w:hAnsi="Arial"/>
          <w:sz w:val="22"/>
        </w:rPr>
        <w:t>lens at the ways</w:t>
      </w:r>
      <w:r w:rsidR="005D4B5B">
        <w:rPr>
          <w:rFonts w:ascii="Arial" w:eastAsia="Arial" w:hAnsi="Arial"/>
          <w:sz w:val="22"/>
        </w:rPr>
        <w:t xml:space="preserve"> some clinic offices are set up</w:t>
      </w:r>
      <w:r>
        <w:rPr>
          <w:rFonts w:ascii="Arial" w:eastAsia="Arial" w:hAnsi="Arial"/>
          <w:sz w:val="22"/>
        </w:rPr>
        <w:t>. From the very buildings in which they are located, to the set up of reception rooms, CLCs must work to create a space where clients feel welcomed, understood, and empowered to utilize the services offered. These wise practices will help address some of the intangible barriers that Indigenous clients face by fostering better relationships and building trust between clients and staff, and in turn, between communities and clinics.</w:t>
      </w:r>
    </w:p>
    <w:p w14:paraId="0E22D010" w14:textId="77777777" w:rsidR="0045739C" w:rsidRDefault="0045739C" w:rsidP="0045739C">
      <w:pPr>
        <w:spacing w:line="200" w:lineRule="exact"/>
        <w:rPr>
          <w:rFonts w:ascii="Times New Roman" w:eastAsia="Times New Roman" w:hAnsi="Times New Roman"/>
        </w:rPr>
      </w:pPr>
    </w:p>
    <w:p w14:paraId="6894BECA" w14:textId="77777777" w:rsidR="0045739C" w:rsidRDefault="0045739C" w:rsidP="0045739C">
      <w:pPr>
        <w:spacing w:line="353" w:lineRule="exact"/>
        <w:rPr>
          <w:rFonts w:ascii="Times New Roman" w:eastAsia="Times New Roman" w:hAnsi="Times New Roman"/>
        </w:rPr>
      </w:pPr>
    </w:p>
    <w:p w14:paraId="2D684871" w14:textId="77777777" w:rsidR="0045739C" w:rsidRDefault="0045739C" w:rsidP="0045739C">
      <w:pPr>
        <w:spacing w:line="0" w:lineRule="atLeast"/>
        <w:rPr>
          <w:rFonts w:ascii="Arial" w:eastAsia="Arial" w:hAnsi="Arial"/>
          <w:b/>
          <w:sz w:val="22"/>
        </w:rPr>
      </w:pPr>
      <w:r>
        <w:rPr>
          <w:rFonts w:ascii="Arial" w:eastAsia="Arial" w:hAnsi="Arial"/>
          <w:b/>
          <w:sz w:val="22"/>
        </w:rPr>
        <w:lastRenderedPageBreak/>
        <w:t>Frequent and Dynamic Outreach</w:t>
      </w:r>
    </w:p>
    <w:p w14:paraId="14AFD099" w14:textId="77777777" w:rsidR="0045739C" w:rsidRDefault="0045739C" w:rsidP="0045739C">
      <w:pPr>
        <w:spacing w:line="350" w:lineRule="exact"/>
        <w:rPr>
          <w:rFonts w:ascii="Times New Roman" w:eastAsia="Times New Roman" w:hAnsi="Times New Roman"/>
        </w:rPr>
      </w:pPr>
    </w:p>
    <w:p w14:paraId="37E2443D" w14:textId="0B4BDB90" w:rsidR="0045739C" w:rsidRDefault="00FC265B" w:rsidP="0045739C">
      <w:pPr>
        <w:ind w:right="140"/>
        <w:jc w:val="both"/>
        <w:rPr>
          <w:rFonts w:ascii="Arial" w:eastAsia="Arial" w:hAnsi="Arial"/>
          <w:sz w:val="22"/>
        </w:rPr>
      </w:pPr>
      <w:r>
        <w:rPr>
          <w:rFonts w:ascii="Arial" w:eastAsia="Arial" w:hAnsi="Arial"/>
          <w:sz w:val="22"/>
        </w:rPr>
        <w:t xml:space="preserve">For the larger catchment areas with many First Nations, it was stated by Indigenous clients that many community members have a </w:t>
      </w:r>
      <w:r w:rsidR="0045739C">
        <w:rPr>
          <w:rFonts w:ascii="Arial" w:eastAsia="Arial" w:hAnsi="Arial"/>
          <w:sz w:val="22"/>
        </w:rPr>
        <w:t xml:space="preserve">lack of awareness of </w:t>
      </w:r>
      <w:r w:rsidR="005D4B5B">
        <w:rPr>
          <w:rFonts w:ascii="Arial" w:eastAsia="Arial" w:hAnsi="Arial"/>
          <w:sz w:val="22"/>
        </w:rPr>
        <w:t>whether</w:t>
      </w:r>
      <w:r w:rsidR="0045739C">
        <w:rPr>
          <w:rFonts w:ascii="Arial" w:eastAsia="Arial" w:hAnsi="Arial"/>
          <w:sz w:val="22"/>
        </w:rPr>
        <w:t xml:space="preserve"> CLCs could assist them. As such, improving outreach</w:t>
      </w:r>
      <w:r>
        <w:rPr>
          <w:rFonts w:ascii="Arial" w:eastAsia="Arial" w:hAnsi="Arial"/>
          <w:sz w:val="22"/>
        </w:rPr>
        <w:t xml:space="preserve"> and awareness</w:t>
      </w:r>
      <w:r w:rsidR="0045739C">
        <w:rPr>
          <w:rFonts w:ascii="Arial" w:eastAsia="Arial" w:hAnsi="Arial"/>
          <w:sz w:val="22"/>
        </w:rPr>
        <w:t xml:space="preserve"> to </w:t>
      </w:r>
      <w:r>
        <w:rPr>
          <w:rFonts w:ascii="Arial" w:eastAsia="Arial" w:hAnsi="Arial"/>
          <w:sz w:val="22"/>
        </w:rPr>
        <w:t>First Nation</w:t>
      </w:r>
      <w:r w:rsidR="0045739C">
        <w:rPr>
          <w:rFonts w:ascii="Arial" w:eastAsia="Arial" w:hAnsi="Arial"/>
          <w:sz w:val="22"/>
        </w:rPr>
        <w:t xml:space="preserve"> members is a key component of improving service provision across all areas of law. It should be noted that </w:t>
      </w:r>
      <w:r w:rsidR="0045739C">
        <w:rPr>
          <w:rFonts w:ascii="Gautami" w:eastAsia="Gautami" w:hAnsi="Gautami"/>
          <w:sz w:val="22"/>
        </w:rPr>
        <w:t>​</w:t>
      </w:r>
      <w:r w:rsidR="0045739C">
        <w:rPr>
          <w:rFonts w:ascii="Arial" w:eastAsia="Arial" w:hAnsi="Arial"/>
          <w:i/>
          <w:sz w:val="22"/>
        </w:rPr>
        <w:t>how</w:t>
      </w:r>
      <w:r w:rsidR="0045739C">
        <w:rPr>
          <w:rFonts w:ascii="Gautami" w:eastAsia="Gautami" w:hAnsi="Gautami"/>
          <w:i/>
          <w:sz w:val="22"/>
        </w:rPr>
        <w:t>​</w:t>
      </w:r>
      <w:r w:rsidR="00FA03A5">
        <w:rPr>
          <w:rFonts w:ascii="Gautami" w:eastAsia="Gautami" w:hAnsi="Gautami"/>
          <w:i/>
          <w:sz w:val="22"/>
        </w:rPr>
        <w:t xml:space="preserve"> </w:t>
      </w:r>
      <w:r w:rsidR="0045739C">
        <w:rPr>
          <w:rFonts w:ascii="Arial" w:eastAsia="Arial" w:hAnsi="Arial"/>
          <w:sz w:val="22"/>
        </w:rPr>
        <w:t xml:space="preserve">such outreach is conducted is crucial </w:t>
      </w:r>
      <w:r>
        <w:rPr>
          <w:rFonts w:ascii="Arial" w:eastAsia="Arial" w:hAnsi="Arial"/>
          <w:sz w:val="22"/>
        </w:rPr>
        <w:t>for these</w:t>
      </w:r>
      <w:r w:rsidR="0045739C">
        <w:rPr>
          <w:rFonts w:ascii="Arial" w:eastAsia="Arial" w:hAnsi="Arial"/>
          <w:sz w:val="22"/>
        </w:rPr>
        <w:t xml:space="preserve"> catchment areas noting the importance of in-person outreach.</w:t>
      </w:r>
    </w:p>
    <w:p w14:paraId="7E60BD03" w14:textId="77777777" w:rsidR="0045739C" w:rsidRDefault="0045739C" w:rsidP="0045739C">
      <w:pPr>
        <w:jc w:val="both"/>
        <w:rPr>
          <w:rFonts w:ascii="Times New Roman" w:eastAsia="Times New Roman" w:hAnsi="Times New Roman"/>
        </w:rPr>
      </w:pPr>
    </w:p>
    <w:p w14:paraId="0D76EFB6" w14:textId="0AA9F6B5" w:rsidR="0045739C" w:rsidRDefault="0045739C" w:rsidP="0045739C">
      <w:pPr>
        <w:ind w:right="60"/>
        <w:jc w:val="both"/>
        <w:rPr>
          <w:rFonts w:ascii="Arial" w:eastAsia="Arial" w:hAnsi="Arial"/>
          <w:sz w:val="22"/>
        </w:rPr>
      </w:pPr>
      <w:r>
        <w:rPr>
          <w:rFonts w:ascii="Arial" w:eastAsia="Arial" w:hAnsi="Arial"/>
          <w:sz w:val="22"/>
        </w:rPr>
        <w:t xml:space="preserve">A key point of consideration for in-person outreach is </w:t>
      </w:r>
      <w:r>
        <w:rPr>
          <w:rFonts w:ascii="Gautami" w:eastAsia="Gautami" w:hAnsi="Gautami"/>
          <w:sz w:val="22"/>
        </w:rPr>
        <w:t>​</w:t>
      </w:r>
      <w:r>
        <w:rPr>
          <w:rFonts w:ascii="Arial" w:eastAsia="Arial" w:hAnsi="Arial"/>
          <w:i/>
          <w:sz w:val="22"/>
        </w:rPr>
        <w:t>where</w:t>
      </w:r>
      <w:r w:rsidR="00FA03A5">
        <w:rPr>
          <w:rFonts w:ascii="Arial" w:eastAsia="Arial" w:hAnsi="Arial"/>
          <w:i/>
          <w:sz w:val="22"/>
        </w:rPr>
        <w:t xml:space="preserve"> </w:t>
      </w:r>
      <w:r>
        <w:rPr>
          <w:rFonts w:ascii="Gautami" w:eastAsia="Gautami" w:hAnsi="Gautami"/>
          <w:i/>
          <w:sz w:val="22"/>
        </w:rPr>
        <w:t>​</w:t>
      </w:r>
      <w:r>
        <w:rPr>
          <w:rFonts w:ascii="Arial" w:eastAsia="Arial" w:hAnsi="Arial"/>
          <w:sz w:val="22"/>
        </w:rPr>
        <w:t>outreach will occur. Given that many communities within each catchment area are r</w:t>
      </w:r>
      <w:r w:rsidR="00FA03A5">
        <w:rPr>
          <w:rFonts w:ascii="Arial" w:eastAsia="Arial" w:hAnsi="Arial"/>
          <w:sz w:val="22"/>
        </w:rPr>
        <w:t>ural or remote</w:t>
      </w:r>
      <w:r>
        <w:rPr>
          <w:rFonts w:ascii="Arial" w:eastAsia="Arial" w:hAnsi="Arial"/>
          <w:sz w:val="22"/>
        </w:rPr>
        <w:t>, CLCs are faced with the challenge of utilizing their limited capacity to effectively engage with these communities</w:t>
      </w:r>
      <w:r w:rsidR="00FC265B">
        <w:rPr>
          <w:rFonts w:ascii="Arial" w:eastAsia="Arial" w:hAnsi="Arial"/>
          <w:sz w:val="22"/>
        </w:rPr>
        <w:t xml:space="preserve"> and build long-term working relationships</w:t>
      </w:r>
      <w:r>
        <w:rPr>
          <w:rFonts w:ascii="Arial" w:eastAsia="Arial" w:hAnsi="Arial"/>
          <w:sz w:val="22"/>
        </w:rPr>
        <w:t xml:space="preserve">. Transportation costs and staffing limitations make it </w:t>
      </w:r>
      <w:r w:rsidR="005D4B5B">
        <w:rPr>
          <w:rFonts w:ascii="Arial" w:eastAsia="Arial" w:hAnsi="Arial"/>
          <w:sz w:val="22"/>
        </w:rPr>
        <w:t>more</w:t>
      </w:r>
      <w:r>
        <w:rPr>
          <w:rFonts w:ascii="Arial" w:eastAsia="Arial" w:hAnsi="Arial"/>
          <w:sz w:val="22"/>
        </w:rPr>
        <w:t xml:space="preserve"> challenging</w:t>
      </w:r>
      <w:r w:rsidR="00FC265B">
        <w:rPr>
          <w:rFonts w:ascii="Arial" w:eastAsia="Arial" w:hAnsi="Arial"/>
          <w:sz w:val="22"/>
        </w:rPr>
        <w:t xml:space="preserve">. </w:t>
      </w:r>
    </w:p>
    <w:p w14:paraId="26D6C81A" w14:textId="77777777" w:rsidR="0045739C" w:rsidRDefault="0045739C" w:rsidP="0045739C">
      <w:pPr>
        <w:jc w:val="both"/>
        <w:rPr>
          <w:rFonts w:ascii="Times New Roman" w:eastAsia="Times New Roman" w:hAnsi="Times New Roman"/>
        </w:rPr>
      </w:pPr>
    </w:p>
    <w:p w14:paraId="18C74828" w14:textId="3F60577A" w:rsidR="0045739C" w:rsidRDefault="0045739C" w:rsidP="0045739C">
      <w:pPr>
        <w:ind w:right="140"/>
        <w:jc w:val="both"/>
        <w:rPr>
          <w:rFonts w:ascii="Arial" w:eastAsia="Arial" w:hAnsi="Arial"/>
          <w:sz w:val="22"/>
        </w:rPr>
      </w:pPr>
      <w:r>
        <w:rPr>
          <w:rFonts w:ascii="Arial" w:eastAsia="Arial" w:hAnsi="Arial"/>
          <w:sz w:val="22"/>
        </w:rPr>
        <w:t xml:space="preserve">Outreach should centre on the needs of each community and CLCs must work with local community leaders to determine how, when and with whom engagement should occur. These engagement opportunities should be conducted in a culturally appropriate manner, focusing on the principle of reciprocity. It is important for clinic staff to be willing and prepared to learn from the community and utilize outreach as a two-way knowledge exchange. Possible in-person engagement opportunities include </w:t>
      </w:r>
      <w:r w:rsidR="00FC265B">
        <w:rPr>
          <w:rFonts w:ascii="Arial" w:eastAsia="Arial" w:hAnsi="Arial"/>
          <w:sz w:val="22"/>
        </w:rPr>
        <w:t>First Nation legal</w:t>
      </w:r>
      <w:r>
        <w:rPr>
          <w:rFonts w:ascii="Arial" w:eastAsia="Arial" w:hAnsi="Arial"/>
          <w:sz w:val="22"/>
        </w:rPr>
        <w:t xml:space="preserve"> workshops,</w:t>
      </w:r>
      <w:r w:rsidR="00FC265B">
        <w:rPr>
          <w:rFonts w:ascii="Arial" w:eastAsia="Arial" w:hAnsi="Arial"/>
          <w:sz w:val="26"/>
          <w:vertAlign w:val="superscript"/>
        </w:rPr>
        <w:t xml:space="preserve"> </w:t>
      </w:r>
      <w:r>
        <w:rPr>
          <w:rFonts w:ascii="Arial" w:eastAsia="Arial" w:hAnsi="Arial"/>
          <w:sz w:val="22"/>
        </w:rPr>
        <w:t>information sessions on specific legal issues, talking circles, and on-reserve drop-ins to provide CLC services to those who cannot access the clinics.</w:t>
      </w:r>
    </w:p>
    <w:p w14:paraId="3027D2ED" w14:textId="77777777" w:rsidR="0045739C" w:rsidRDefault="0045739C" w:rsidP="0045739C">
      <w:pPr>
        <w:jc w:val="both"/>
        <w:rPr>
          <w:rFonts w:ascii="Times New Roman" w:eastAsia="Times New Roman" w:hAnsi="Times New Roman"/>
        </w:rPr>
      </w:pPr>
    </w:p>
    <w:p w14:paraId="02D3ACA0" w14:textId="1B32E726" w:rsidR="0045739C" w:rsidRDefault="0045739C" w:rsidP="0045739C">
      <w:pPr>
        <w:ind w:right="20"/>
        <w:jc w:val="both"/>
        <w:rPr>
          <w:rFonts w:ascii="Arial" w:eastAsia="Arial" w:hAnsi="Arial"/>
          <w:sz w:val="22"/>
        </w:rPr>
      </w:pPr>
      <w:r>
        <w:rPr>
          <w:rFonts w:ascii="Arial" w:eastAsia="Arial" w:hAnsi="Arial"/>
          <w:sz w:val="22"/>
        </w:rPr>
        <w:t xml:space="preserve">Informational materials such as pamphlets, step-by-step legal guides or contact lists of other public services should supplement in-person engagement. These materials should be written in the common language of the </w:t>
      </w:r>
      <w:r w:rsidR="00A620A2">
        <w:rPr>
          <w:rFonts w:ascii="Arial" w:eastAsia="Arial" w:hAnsi="Arial"/>
          <w:sz w:val="22"/>
        </w:rPr>
        <w:t>community and</w:t>
      </w:r>
      <w:r>
        <w:rPr>
          <w:rFonts w:ascii="Arial" w:eastAsia="Arial" w:hAnsi="Arial"/>
          <w:sz w:val="22"/>
        </w:rPr>
        <w:t xml:space="preserve"> be made easily accessible to all members of the community. Clients noted that accessing information online is a helpful way to seek out initial information; however, this information must be frequently updated and maintained. </w:t>
      </w:r>
      <w:r w:rsidR="00FC265B">
        <w:rPr>
          <w:rFonts w:ascii="Arial" w:eastAsia="Arial" w:hAnsi="Arial"/>
          <w:sz w:val="22"/>
        </w:rPr>
        <w:t>Some</w:t>
      </w:r>
      <w:r>
        <w:rPr>
          <w:rFonts w:ascii="Arial" w:eastAsia="Arial" w:hAnsi="Arial"/>
          <w:sz w:val="22"/>
        </w:rPr>
        <w:t xml:space="preserve"> CLC clients suggested a monthly newsletter be circulated to communities to keep members up to date on CLC affairs and resources.</w:t>
      </w:r>
    </w:p>
    <w:p w14:paraId="0D921BC8" w14:textId="77777777" w:rsidR="0045739C" w:rsidRDefault="0045739C" w:rsidP="0045739C">
      <w:pPr>
        <w:jc w:val="both"/>
        <w:rPr>
          <w:rFonts w:ascii="Times New Roman" w:eastAsia="Times New Roman" w:hAnsi="Times New Roman"/>
        </w:rPr>
      </w:pPr>
    </w:p>
    <w:p w14:paraId="3940727B" w14:textId="77630429" w:rsidR="0045739C" w:rsidRDefault="0045739C" w:rsidP="0045739C">
      <w:pPr>
        <w:ind w:right="20"/>
        <w:jc w:val="both"/>
        <w:rPr>
          <w:rFonts w:ascii="Arial" w:eastAsia="Arial" w:hAnsi="Arial"/>
          <w:sz w:val="22"/>
        </w:rPr>
      </w:pPr>
      <w:r>
        <w:rPr>
          <w:rFonts w:ascii="Arial" w:eastAsia="Arial" w:hAnsi="Arial"/>
          <w:sz w:val="22"/>
        </w:rPr>
        <w:t xml:space="preserve">Outreach need not be solely focused on information delivery and structured engagements. In fact, recommendations from clients underscored that effective outreach includes both formal and </w:t>
      </w:r>
      <w:r>
        <w:rPr>
          <w:rFonts w:ascii="Gautami" w:eastAsia="Gautami" w:hAnsi="Gautami"/>
          <w:sz w:val="22"/>
        </w:rPr>
        <w:t>​</w:t>
      </w:r>
      <w:r>
        <w:rPr>
          <w:rFonts w:ascii="Arial" w:eastAsia="Arial" w:hAnsi="Arial"/>
          <w:i/>
          <w:sz w:val="22"/>
        </w:rPr>
        <w:t>informal</w:t>
      </w:r>
      <w:r>
        <w:rPr>
          <w:rFonts w:ascii="Gautami" w:eastAsia="Gautami" w:hAnsi="Gautami"/>
          <w:i/>
          <w:sz w:val="22"/>
        </w:rPr>
        <w:t>​</w:t>
      </w:r>
      <w:r w:rsidR="00FA03A5">
        <w:rPr>
          <w:rFonts w:ascii="Gautami" w:eastAsia="Gautami" w:hAnsi="Gautami"/>
          <w:i/>
          <w:sz w:val="22"/>
        </w:rPr>
        <w:t xml:space="preserve"> </w:t>
      </w:r>
      <w:r>
        <w:rPr>
          <w:rFonts w:ascii="Arial" w:eastAsia="Arial" w:hAnsi="Arial"/>
          <w:sz w:val="22"/>
        </w:rPr>
        <w:t xml:space="preserve">engagement. Relationship building can </w:t>
      </w:r>
      <w:r w:rsidR="00FC265B">
        <w:rPr>
          <w:rFonts w:ascii="Arial" w:eastAsia="Arial" w:hAnsi="Arial"/>
          <w:sz w:val="22"/>
        </w:rPr>
        <w:t>and does happen</w:t>
      </w:r>
      <w:r>
        <w:rPr>
          <w:rFonts w:ascii="Arial" w:eastAsia="Arial" w:hAnsi="Arial"/>
          <w:sz w:val="22"/>
        </w:rPr>
        <w:t xml:space="preserve"> and </w:t>
      </w:r>
      <w:r w:rsidR="00FC265B">
        <w:rPr>
          <w:rFonts w:ascii="Arial" w:eastAsia="Arial" w:hAnsi="Arial"/>
          <w:sz w:val="22"/>
        </w:rPr>
        <w:t xml:space="preserve">is </w:t>
      </w:r>
      <w:r>
        <w:rPr>
          <w:rFonts w:ascii="Arial" w:eastAsia="Arial" w:hAnsi="Arial"/>
          <w:sz w:val="22"/>
        </w:rPr>
        <w:t xml:space="preserve">more likely to occur when engagements are social in nature and consist of </w:t>
      </w:r>
      <w:r w:rsidR="00A620A2">
        <w:rPr>
          <w:rFonts w:ascii="Arial" w:eastAsia="Arial" w:hAnsi="Arial"/>
          <w:sz w:val="22"/>
        </w:rPr>
        <w:t>community-focused</w:t>
      </w:r>
      <w:r>
        <w:rPr>
          <w:rFonts w:ascii="Arial" w:eastAsia="Arial" w:hAnsi="Arial"/>
          <w:sz w:val="22"/>
        </w:rPr>
        <w:t xml:space="preserve"> or cultural events. </w:t>
      </w:r>
      <w:r w:rsidR="00FC265B">
        <w:rPr>
          <w:rFonts w:ascii="Arial" w:eastAsia="Arial" w:hAnsi="Arial"/>
          <w:sz w:val="22"/>
        </w:rPr>
        <w:t>Some CLC</w:t>
      </w:r>
      <w:r>
        <w:rPr>
          <w:rFonts w:ascii="Arial" w:eastAsia="Arial" w:hAnsi="Arial"/>
          <w:sz w:val="22"/>
        </w:rPr>
        <w:t xml:space="preserve"> staff and clients recommended </w:t>
      </w:r>
      <w:r w:rsidR="00FA03A5">
        <w:rPr>
          <w:rFonts w:ascii="Arial" w:eastAsia="Arial" w:hAnsi="Arial"/>
          <w:sz w:val="22"/>
        </w:rPr>
        <w:t xml:space="preserve">that </w:t>
      </w:r>
      <w:r>
        <w:rPr>
          <w:rFonts w:ascii="Arial" w:eastAsia="Arial" w:hAnsi="Arial"/>
          <w:sz w:val="22"/>
        </w:rPr>
        <w:t xml:space="preserve">CLC attend </w:t>
      </w:r>
      <w:r w:rsidR="00A620A2">
        <w:rPr>
          <w:rFonts w:ascii="Arial" w:eastAsia="Arial" w:hAnsi="Arial"/>
          <w:sz w:val="22"/>
        </w:rPr>
        <w:t>pow-wows</w:t>
      </w:r>
      <w:r w:rsidR="00FC265B">
        <w:rPr>
          <w:rFonts w:ascii="Arial" w:eastAsia="Arial" w:hAnsi="Arial"/>
          <w:sz w:val="22"/>
        </w:rPr>
        <w:t xml:space="preserve"> and other community events</w:t>
      </w:r>
      <w:r>
        <w:rPr>
          <w:rFonts w:ascii="Arial" w:eastAsia="Arial" w:hAnsi="Arial"/>
          <w:sz w:val="22"/>
        </w:rPr>
        <w:t xml:space="preserve"> to interact with</w:t>
      </w:r>
      <w:r w:rsidR="00FC265B">
        <w:rPr>
          <w:rFonts w:ascii="Arial" w:eastAsia="Arial" w:hAnsi="Arial"/>
          <w:sz w:val="22"/>
        </w:rPr>
        <w:t xml:space="preserve"> First Nation </w:t>
      </w:r>
      <w:r>
        <w:rPr>
          <w:rFonts w:ascii="Arial" w:eastAsia="Arial" w:hAnsi="Arial"/>
          <w:sz w:val="22"/>
        </w:rPr>
        <w:t xml:space="preserve">members. Attending these events helps CLCs demonstrate their respect and appreciation of local community culture and helps shift the power dynamics of engagements. CLCs should also strive to host </w:t>
      </w:r>
      <w:r w:rsidR="00A620A2">
        <w:rPr>
          <w:rFonts w:ascii="Arial" w:eastAsia="Arial" w:hAnsi="Arial"/>
          <w:sz w:val="22"/>
        </w:rPr>
        <w:t>communities,</w:t>
      </w:r>
      <w:r>
        <w:rPr>
          <w:rFonts w:ascii="Arial" w:eastAsia="Arial" w:hAnsi="Arial"/>
          <w:sz w:val="22"/>
        </w:rPr>
        <w:t xml:space="preserve"> when </w:t>
      </w:r>
      <w:r w:rsidR="00A620A2">
        <w:rPr>
          <w:rFonts w:ascii="Arial" w:eastAsia="Arial" w:hAnsi="Arial"/>
          <w:sz w:val="22"/>
        </w:rPr>
        <w:t>possible,</w:t>
      </w:r>
      <w:r>
        <w:rPr>
          <w:rFonts w:ascii="Arial" w:eastAsia="Arial" w:hAnsi="Arial"/>
          <w:sz w:val="22"/>
        </w:rPr>
        <w:t xml:space="preserve"> by putting on events such as picnics or lunch and learns. Informal engagement serves to embed CLCs within their </w:t>
      </w:r>
      <w:r w:rsidR="00A620A2">
        <w:rPr>
          <w:rFonts w:ascii="Arial" w:eastAsia="Arial" w:hAnsi="Arial"/>
          <w:sz w:val="22"/>
        </w:rPr>
        <w:t>communities,</w:t>
      </w:r>
      <w:r>
        <w:rPr>
          <w:rFonts w:ascii="Arial" w:eastAsia="Arial" w:hAnsi="Arial"/>
          <w:sz w:val="22"/>
        </w:rPr>
        <w:t xml:space="preserve"> so they become an integral part of </w:t>
      </w:r>
      <w:r w:rsidR="00A620A2">
        <w:rPr>
          <w:rFonts w:ascii="Arial" w:eastAsia="Arial" w:hAnsi="Arial"/>
          <w:sz w:val="22"/>
        </w:rPr>
        <w:t>everyday</w:t>
      </w:r>
      <w:r>
        <w:rPr>
          <w:rFonts w:ascii="Arial" w:eastAsia="Arial" w:hAnsi="Arial"/>
          <w:sz w:val="22"/>
        </w:rPr>
        <w:t xml:space="preserve"> life rather than an unfamiliar </w:t>
      </w:r>
      <w:r w:rsidR="00FC265B">
        <w:rPr>
          <w:rFonts w:ascii="Arial" w:eastAsia="Arial" w:hAnsi="Arial"/>
          <w:sz w:val="22"/>
        </w:rPr>
        <w:t>agency</w:t>
      </w:r>
      <w:r>
        <w:rPr>
          <w:rFonts w:ascii="Arial" w:eastAsia="Arial" w:hAnsi="Arial"/>
          <w:sz w:val="22"/>
        </w:rPr>
        <w:t>.</w:t>
      </w:r>
    </w:p>
    <w:p w14:paraId="7874AEF6" w14:textId="77777777" w:rsidR="0045739C" w:rsidRDefault="0045739C" w:rsidP="0045739C">
      <w:pPr>
        <w:jc w:val="both"/>
        <w:rPr>
          <w:rFonts w:ascii="Times New Roman" w:eastAsia="Times New Roman" w:hAnsi="Times New Roman"/>
        </w:rPr>
      </w:pPr>
    </w:p>
    <w:p w14:paraId="2F690675" w14:textId="77777777" w:rsidR="0045739C" w:rsidRDefault="0045739C" w:rsidP="0045739C">
      <w:pPr>
        <w:jc w:val="both"/>
        <w:rPr>
          <w:rFonts w:ascii="Times New Roman" w:eastAsia="Times New Roman" w:hAnsi="Times New Roman"/>
        </w:rPr>
      </w:pPr>
    </w:p>
    <w:p w14:paraId="607340EF" w14:textId="77777777" w:rsidR="00577C25" w:rsidRDefault="0045739C" w:rsidP="0045739C">
      <w:pPr>
        <w:ind w:right="20"/>
        <w:jc w:val="both"/>
        <w:rPr>
          <w:rFonts w:ascii="Arial" w:eastAsia="Arial" w:hAnsi="Arial"/>
          <w:sz w:val="22"/>
        </w:rPr>
      </w:pPr>
      <w:r>
        <w:rPr>
          <w:rFonts w:ascii="Arial" w:eastAsia="Arial" w:hAnsi="Arial"/>
          <w:sz w:val="22"/>
        </w:rPr>
        <w:t xml:space="preserve">Lastly, </w:t>
      </w:r>
      <w:r w:rsidR="00A620A2">
        <w:rPr>
          <w:rFonts w:ascii="Arial" w:eastAsia="Arial" w:hAnsi="Arial"/>
          <w:sz w:val="22"/>
        </w:rPr>
        <w:t>considering</w:t>
      </w:r>
      <w:r>
        <w:rPr>
          <w:rFonts w:ascii="Arial" w:eastAsia="Arial" w:hAnsi="Arial"/>
          <w:sz w:val="22"/>
        </w:rPr>
        <w:t xml:space="preserve"> the capacity limitations of CLCs, it is important for clinics to</w:t>
      </w:r>
      <w:r w:rsidR="006D758A">
        <w:rPr>
          <w:rFonts w:ascii="Arial" w:eastAsia="Arial" w:hAnsi="Arial"/>
          <w:sz w:val="22"/>
        </w:rPr>
        <w:t xml:space="preserve"> think about how to</w:t>
      </w:r>
      <w:r>
        <w:rPr>
          <w:rFonts w:ascii="Arial" w:eastAsia="Arial" w:hAnsi="Arial"/>
          <w:sz w:val="22"/>
        </w:rPr>
        <w:t xml:space="preserve"> utilize local radio</w:t>
      </w:r>
      <w:r w:rsidR="006D758A">
        <w:rPr>
          <w:rFonts w:ascii="Arial" w:eastAsia="Arial" w:hAnsi="Arial"/>
          <w:sz w:val="22"/>
        </w:rPr>
        <w:t xml:space="preserve"> and targeted Indigenous newsletters as well as</w:t>
      </w:r>
      <w:r>
        <w:rPr>
          <w:rFonts w:ascii="Arial" w:eastAsia="Arial" w:hAnsi="Arial"/>
          <w:sz w:val="22"/>
        </w:rPr>
        <w:t xml:space="preserve"> television and newspapers to communicate their services to </w:t>
      </w:r>
      <w:r w:rsidR="006D758A">
        <w:rPr>
          <w:rFonts w:ascii="Arial" w:eastAsia="Arial" w:hAnsi="Arial"/>
          <w:sz w:val="22"/>
        </w:rPr>
        <w:t xml:space="preserve">Indigenous </w:t>
      </w:r>
      <w:r>
        <w:rPr>
          <w:rFonts w:ascii="Arial" w:eastAsia="Arial" w:hAnsi="Arial"/>
          <w:sz w:val="22"/>
        </w:rPr>
        <w:t>communities</w:t>
      </w:r>
      <w:r w:rsidR="006D758A">
        <w:rPr>
          <w:rFonts w:ascii="Arial" w:eastAsia="Arial" w:hAnsi="Arial"/>
          <w:sz w:val="22"/>
        </w:rPr>
        <w:t xml:space="preserve">. </w:t>
      </w:r>
      <w:r>
        <w:rPr>
          <w:rFonts w:ascii="Arial" w:eastAsia="Arial" w:hAnsi="Arial"/>
          <w:sz w:val="22"/>
        </w:rPr>
        <w:t>Multiple catchment areas noted that one of the ways in which they became aware of CLC services was through social media posts</w:t>
      </w:r>
      <w:r w:rsidR="006D758A">
        <w:rPr>
          <w:rFonts w:ascii="Arial" w:eastAsia="Arial" w:hAnsi="Arial"/>
          <w:sz w:val="22"/>
        </w:rPr>
        <w:t>, which, if fully utilized, social media channels can improve awareness of CLC services.</w:t>
      </w:r>
    </w:p>
    <w:p w14:paraId="4AFD51AE" w14:textId="77777777" w:rsidR="00577C25" w:rsidRDefault="00577C25" w:rsidP="0045739C">
      <w:pPr>
        <w:ind w:right="20"/>
        <w:jc w:val="both"/>
        <w:rPr>
          <w:rFonts w:ascii="Arial" w:eastAsia="Arial" w:hAnsi="Arial"/>
          <w:sz w:val="22"/>
        </w:rPr>
      </w:pPr>
    </w:p>
    <w:p w14:paraId="7E93584E" w14:textId="77777777" w:rsidR="004E5553" w:rsidRDefault="004E5553" w:rsidP="004E5553">
      <w:pPr>
        <w:ind w:right="20"/>
        <w:jc w:val="both"/>
        <w:rPr>
          <w:rFonts w:ascii="Arial" w:eastAsia="Arial" w:hAnsi="Arial"/>
          <w:b/>
          <w:sz w:val="22"/>
        </w:rPr>
      </w:pPr>
      <w:r w:rsidRPr="004E5553">
        <w:rPr>
          <w:rFonts w:ascii="Arial" w:eastAsia="Arial" w:hAnsi="Arial"/>
          <w:b/>
          <w:sz w:val="22"/>
        </w:rPr>
        <w:t xml:space="preserve">Cultural Competency Development through Collaborative Indigenous Engagement </w:t>
      </w:r>
    </w:p>
    <w:p w14:paraId="5E5F51CF" w14:textId="77777777" w:rsidR="006968A3" w:rsidRPr="004E5553" w:rsidRDefault="006968A3" w:rsidP="004E5553">
      <w:pPr>
        <w:ind w:right="20"/>
        <w:jc w:val="both"/>
        <w:rPr>
          <w:rFonts w:ascii="Arial" w:eastAsia="Arial" w:hAnsi="Arial"/>
          <w:b/>
          <w:sz w:val="22"/>
        </w:rPr>
      </w:pPr>
    </w:p>
    <w:p w14:paraId="75AFA982" w14:textId="17E4F825" w:rsidR="004E5553" w:rsidRDefault="004E5553" w:rsidP="004E5553">
      <w:pPr>
        <w:ind w:right="20"/>
        <w:jc w:val="both"/>
        <w:rPr>
          <w:rFonts w:ascii="Arial" w:eastAsia="Arial" w:hAnsi="Arial"/>
          <w:sz w:val="22"/>
        </w:rPr>
      </w:pPr>
      <w:r w:rsidRPr="004E5553">
        <w:rPr>
          <w:rFonts w:ascii="Arial" w:eastAsia="Arial" w:hAnsi="Arial"/>
          <w:sz w:val="22"/>
        </w:rPr>
        <w:t>In response to the identified barriers hindering Indigenous clients' access to legal clinic services, the Community Legal Clinic (CLC) staff and clients have put forth a set of wise practices that emphasize the development of cultural competency through collaborative engagement with Indigenous communities. This approach recognizes the mutual exchange of knowledge between CLCs and Indigenous peoples as a foundational element for effective service delivery. The CLC's recommendation stems from the understanding that culturally appropriate legal services not only address immediate legal concerns but also contribute to a broader comprehension of the challenges confronting Ind</w:t>
      </w:r>
      <w:r w:rsidR="009C4C99">
        <w:rPr>
          <w:rFonts w:ascii="Arial" w:eastAsia="Arial" w:hAnsi="Arial"/>
          <w:sz w:val="22"/>
        </w:rPr>
        <w:t>igenous populations</w:t>
      </w:r>
      <w:r w:rsidRPr="004E5553">
        <w:rPr>
          <w:rFonts w:ascii="Arial" w:eastAsia="Arial" w:hAnsi="Arial"/>
          <w:sz w:val="22"/>
        </w:rPr>
        <w:t>.</w:t>
      </w:r>
    </w:p>
    <w:p w14:paraId="09D2673E" w14:textId="77777777" w:rsidR="006968A3" w:rsidRPr="004E5553" w:rsidRDefault="006968A3" w:rsidP="004E5553">
      <w:pPr>
        <w:ind w:right="20"/>
        <w:jc w:val="both"/>
        <w:rPr>
          <w:rFonts w:ascii="Arial" w:eastAsia="Arial" w:hAnsi="Arial"/>
          <w:sz w:val="22"/>
        </w:rPr>
      </w:pPr>
    </w:p>
    <w:p w14:paraId="6F06E61F" w14:textId="77777777" w:rsidR="004E5553" w:rsidRDefault="004E5553" w:rsidP="004E5553">
      <w:pPr>
        <w:ind w:right="20"/>
        <w:jc w:val="both"/>
        <w:rPr>
          <w:rFonts w:ascii="Arial" w:eastAsia="Arial" w:hAnsi="Arial"/>
          <w:sz w:val="22"/>
        </w:rPr>
      </w:pPr>
      <w:r w:rsidRPr="004E5553">
        <w:rPr>
          <w:rFonts w:ascii="Arial" w:eastAsia="Arial" w:hAnsi="Arial"/>
          <w:sz w:val="22"/>
        </w:rPr>
        <w:t>Indigenous engagement in the development of cultural competency represents a shift towards a more inclusive and holistic approach. By involving Indigenous community members, CLCs can gain insights into the cultural nuances and historical contexts that shape legal issues. This collaboration ensures that legal practitioners are equipped with the cultural awareness, sensitivity, and competence necessary to navigate the complexities of Indigenous clients' experiences. The reciprocity of knowledge underscores a shared responsibility for overcoming cultural divides and fostering meaningful connections that build trust and rapport.</w:t>
      </w:r>
    </w:p>
    <w:p w14:paraId="67CF5E5B" w14:textId="77777777" w:rsidR="006968A3" w:rsidRPr="004E5553" w:rsidRDefault="006968A3" w:rsidP="004E5553">
      <w:pPr>
        <w:ind w:right="20"/>
        <w:jc w:val="both"/>
        <w:rPr>
          <w:rFonts w:ascii="Arial" w:eastAsia="Arial" w:hAnsi="Arial"/>
          <w:sz w:val="22"/>
        </w:rPr>
      </w:pPr>
    </w:p>
    <w:p w14:paraId="76B723E0" w14:textId="75C48052" w:rsidR="004E5553" w:rsidRDefault="004E5553" w:rsidP="004E5553">
      <w:pPr>
        <w:ind w:right="20"/>
        <w:jc w:val="both"/>
        <w:rPr>
          <w:rFonts w:ascii="Arial" w:eastAsia="Arial" w:hAnsi="Arial"/>
          <w:sz w:val="22"/>
        </w:rPr>
      </w:pPr>
      <w:r w:rsidRPr="004E5553">
        <w:rPr>
          <w:rFonts w:ascii="Arial" w:eastAsia="Arial" w:hAnsi="Arial"/>
          <w:sz w:val="22"/>
        </w:rPr>
        <w:t>Moreover, the integration of historical and ongoing impacts of colonialism and systemic racism is central to the cultivation of cultural competency within CLCs. By acknowledging the far-reaching consequences of settler colonialism, legal practitioners can better comprehend the roots of access barriers and work towards dismantling them. Cultural humility emerges as a vital component, encouraging CLC staff to adopt a learner's perspective and engage in continuous self-reflection. This posture of humility encourages the examination of power dynamics and facilitates empathetic and respectful interactions with Indigenous clien</w:t>
      </w:r>
      <w:r w:rsidR="009C4C99">
        <w:rPr>
          <w:rFonts w:ascii="Arial" w:eastAsia="Arial" w:hAnsi="Arial"/>
          <w:sz w:val="22"/>
        </w:rPr>
        <w:t>ts.</w:t>
      </w:r>
    </w:p>
    <w:p w14:paraId="637760AC" w14:textId="77777777" w:rsidR="009C4C99" w:rsidRPr="004E5553" w:rsidRDefault="009C4C99" w:rsidP="004E5553">
      <w:pPr>
        <w:ind w:right="20"/>
        <w:jc w:val="both"/>
        <w:rPr>
          <w:rFonts w:ascii="Arial" w:eastAsia="Arial" w:hAnsi="Arial"/>
          <w:sz w:val="22"/>
        </w:rPr>
      </w:pPr>
    </w:p>
    <w:p w14:paraId="6AE848E0" w14:textId="77777777" w:rsidR="004E5553" w:rsidRDefault="004E5553" w:rsidP="004E5553">
      <w:pPr>
        <w:ind w:right="20"/>
        <w:jc w:val="both"/>
        <w:rPr>
          <w:rFonts w:ascii="Arial" w:eastAsia="Arial" w:hAnsi="Arial"/>
          <w:sz w:val="22"/>
        </w:rPr>
      </w:pPr>
      <w:r w:rsidRPr="004E5553">
        <w:rPr>
          <w:rFonts w:ascii="Arial" w:eastAsia="Arial" w:hAnsi="Arial"/>
          <w:sz w:val="22"/>
        </w:rPr>
        <w:t>The recommendation to develop cultural competency through Indigenous engagement aligns with a trauma-informed approach, recognizing the interconnectedness of historical trauma and current legal challenges. The integration of these principles into CLC services has the potential to not only enhance legal outcomes but also contribute to the broader societal understanding of Indigenous rights and experiences. Ultimately, this wise practice strives to create a collaborative environment where Indigenous voices are elevated, contributing to a more just and equitable legal service landscape in northern Ontario. By acknowledging Indigenous expertise and embracing cultural competency as a shared journey, CLCs can pave the way for meaningful transformation and address both tangible and intangible barriers that hinder access to justice.</w:t>
      </w:r>
    </w:p>
    <w:p w14:paraId="19D9A636" w14:textId="77777777" w:rsidR="006968A3" w:rsidRPr="004E5553" w:rsidRDefault="006968A3" w:rsidP="004E5553">
      <w:pPr>
        <w:ind w:right="20"/>
        <w:jc w:val="both"/>
        <w:rPr>
          <w:rFonts w:ascii="Arial" w:eastAsia="Arial" w:hAnsi="Arial"/>
          <w:b/>
          <w:sz w:val="22"/>
        </w:rPr>
      </w:pPr>
    </w:p>
    <w:p w14:paraId="6C40A6FE" w14:textId="77777777" w:rsidR="004E5553" w:rsidRDefault="004E5553" w:rsidP="004E5553">
      <w:pPr>
        <w:ind w:right="20"/>
        <w:jc w:val="both"/>
        <w:rPr>
          <w:rFonts w:ascii="Arial" w:eastAsia="Arial" w:hAnsi="Arial"/>
          <w:b/>
          <w:sz w:val="22"/>
        </w:rPr>
      </w:pPr>
      <w:r w:rsidRPr="004E5553">
        <w:rPr>
          <w:rFonts w:ascii="Arial" w:eastAsia="Arial" w:hAnsi="Arial"/>
          <w:b/>
          <w:sz w:val="22"/>
        </w:rPr>
        <w:t xml:space="preserve">Culturally Cognisant Trauma-Informed Approaches for Effective Service Delivery </w:t>
      </w:r>
    </w:p>
    <w:p w14:paraId="4DCA20F6" w14:textId="77777777" w:rsidR="006968A3" w:rsidRPr="004E5553" w:rsidRDefault="006968A3" w:rsidP="004E5553">
      <w:pPr>
        <w:ind w:right="20"/>
        <w:jc w:val="both"/>
        <w:rPr>
          <w:rFonts w:ascii="Arial" w:eastAsia="Arial" w:hAnsi="Arial"/>
          <w:b/>
          <w:sz w:val="22"/>
        </w:rPr>
      </w:pPr>
    </w:p>
    <w:p w14:paraId="07535497" w14:textId="77777777" w:rsidR="004E5553" w:rsidRDefault="004E5553" w:rsidP="004E5553">
      <w:pPr>
        <w:ind w:right="20"/>
        <w:jc w:val="both"/>
        <w:rPr>
          <w:rFonts w:ascii="Arial" w:eastAsia="Arial" w:hAnsi="Arial"/>
          <w:sz w:val="22"/>
        </w:rPr>
      </w:pPr>
      <w:r w:rsidRPr="004E5553">
        <w:rPr>
          <w:rFonts w:ascii="Arial" w:eastAsia="Arial" w:hAnsi="Arial"/>
          <w:sz w:val="22"/>
        </w:rPr>
        <w:t>The recommendations put forth by the Community Legal Clinic (CLC) staff and clients highlight the significance of incorporating culturally informed trauma-informed approaches to address barriers obstructing Indigenous clients' access to legal clinic services. This wise practice emerges as a response to the complex interplay between historical trauma, ongoing challenges, and the legal issues faced by Indigenous communities. By integrating trauma-informed principles within a culturally sensitive framework, CLCs seek to create a safe and empowering environment that recognizes and respects the profound impact of social, historical, and power dynamics on clients' experiences.</w:t>
      </w:r>
    </w:p>
    <w:p w14:paraId="0E7BC1D4" w14:textId="77777777" w:rsidR="009C4C99" w:rsidRPr="004E5553" w:rsidRDefault="009C4C99" w:rsidP="004E5553">
      <w:pPr>
        <w:ind w:right="20"/>
        <w:jc w:val="both"/>
        <w:rPr>
          <w:rFonts w:ascii="Arial" w:eastAsia="Arial" w:hAnsi="Arial"/>
          <w:sz w:val="22"/>
        </w:rPr>
      </w:pPr>
    </w:p>
    <w:p w14:paraId="22E0D124" w14:textId="04865641" w:rsidR="004E5553" w:rsidRDefault="004E5553" w:rsidP="004E5553">
      <w:pPr>
        <w:ind w:right="20"/>
        <w:jc w:val="both"/>
        <w:rPr>
          <w:rFonts w:ascii="Arial" w:eastAsia="Arial" w:hAnsi="Arial"/>
          <w:sz w:val="22"/>
        </w:rPr>
      </w:pPr>
      <w:r w:rsidRPr="004E5553">
        <w:rPr>
          <w:rFonts w:ascii="Arial" w:eastAsia="Arial" w:hAnsi="Arial"/>
          <w:sz w:val="22"/>
        </w:rPr>
        <w:t xml:space="preserve">Central to this approach is the concept of cultural humility, which encourages CLC staff to adopt a stance of continual learning and self-reflection. Recognizing themselves as learners in understanding the lived experiences of Indigenous clients fosters an environment of empathy and understanding. This ongoing process of self-awareness enables CLC practitioners to </w:t>
      </w:r>
      <w:r w:rsidRPr="004E5553">
        <w:rPr>
          <w:rFonts w:ascii="Arial" w:eastAsia="Arial" w:hAnsi="Arial"/>
          <w:sz w:val="22"/>
        </w:rPr>
        <w:lastRenderedPageBreak/>
        <w:t>navigate sensitive topics and interactions with heightened sensitivity, ultimately building</w:t>
      </w:r>
      <w:r w:rsidR="009C4C99">
        <w:rPr>
          <w:rFonts w:ascii="Arial" w:eastAsia="Arial" w:hAnsi="Arial"/>
          <w:sz w:val="22"/>
        </w:rPr>
        <w:t xml:space="preserve"> trust and rapport with clients.</w:t>
      </w:r>
    </w:p>
    <w:p w14:paraId="2DCF4B3E" w14:textId="77777777" w:rsidR="009C4C99" w:rsidRPr="004E5553" w:rsidRDefault="009C4C99" w:rsidP="004E5553">
      <w:pPr>
        <w:ind w:right="20"/>
        <w:jc w:val="both"/>
        <w:rPr>
          <w:rFonts w:ascii="Arial" w:eastAsia="Arial" w:hAnsi="Arial"/>
          <w:sz w:val="22"/>
        </w:rPr>
      </w:pPr>
    </w:p>
    <w:p w14:paraId="25C412F8" w14:textId="77777777" w:rsidR="004E5553" w:rsidRDefault="004E5553" w:rsidP="004E5553">
      <w:pPr>
        <w:ind w:right="20"/>
        <w:jc w:val="both"/>
        <w:rPr>
          <w:rFonts w:ascii="Arial" w:eastAsia="Arial" w:hAnsi="Arial"/>
          <w:sz w:val="22"/>
        </w:rPr>
      </w:pPr>
      <w:r w:rsidRPr="004E5553">
        <w:rPr>
          <w:rFonts w:ascii="Arial" w:eastAsia="Arial" w:hAnsi="Arial"/>
          <w:sz w:val="22"/>
        </w:rPr>
        <w:t>Furthermore, the integration of trauma-informed practices within a culturally appropriate context aligns with the broader goals of addressing both tangible and intangible barriers to accessing legal services. The historical and systemic impacts of settler colonialism and systemic racism are acknowledged as critical factors shaping Indigenous clients' perceptions of and interactions with the legal system. By taking a holistic view of these influences, CLCs can better design interventions that account for the emotional and psychological dimensions of barriers such as lack of trust, fear, and reluctance to seek services.</w:t>
      </w:r>
    </w:p>
    <w:p w14:paraId="30A7AF17" w14:textId="77777777" w:rsidR="009C4C99" w:rsidRPr="004E5553" w:rsidRDefault="009C4C99" w:rsidP="004E5553">
      <w:pPr>
        <w:ind w:right="20"/>
        <w:jc w:val="both"/>
        <w:rPr>
          <w:rFonts w:ascii="Arial" w:eastAsia="Arial" w:hAnsi="Arial"/>
          <w:sz w:val="22"/>
        </w:rPr>
      </w:pPr>
    </w:p>
    <w:p w14:paraId="6E18731B" w14:textId="77777777" w:rsidR="004E5553" w:rsidRDefault="004E5553" w:rsidP="004E5553">
      <w:pPr>
        <w:ind w:right="20"/>
        <w:jc w:val="both"/>
        <w:rPr>
          <w:rFonts w:ascii="Arial" w:eastAsia="Arial" w:hAnsi="Arial"/>
          <w:sz w:val="22"/>
        </w:rPr>
      </w:pPr>
      <w:r w:rsidRPr="004E5553">
        <w:rPr>
          <w:rFonts w:ascii="Arial" w:eastAsia="Arial" w:hAnsi="Arial"/>
          <w:sz w:val="22"/>
        </w:rPr>
        <w:t>This wise practice also recognizes the potential challenges and opportunities within the broader service landscape. Considering the systemic and environmental factors that may impact the implementation of trauma-informed, culturally sensitive practices is vital. CLCs must navigate the complexities of referral to alternative service providers, ensuring that clients find them both helpful and safe to engage with. By cultivating a collaborative network of supportive services and organizations, CLCs can provide a comprehensive and interconnected approach to addressing Indigenous clients' multifaceted needs.</w:t>
      </w:r>
    </w:p>
    <w:p w14:paraId="2BF4D707" w14:textId="77777777" w:rsidR="009C4C99" w:rsidRPr="004E5553" w:rsidRDefault="009C4C99" w:rsidP="004E5553">
      <w:pPr>
        <w:ind w:right="20"/>
        <w:jc w:val="both"/>
        <w:rPr>
          <w:rFonts w:ascii="Arial" w:eastAsia="Arial" w:hAnsi="Arial"/>
          <w:sz w:val="22"/>
        </w:rPr>
      </w:pPr>
    </w:p>
    <w:p w14:paraId="3B04C9CC" w14:textId="77777777" w:rsidR="004E5553" w:rsidRDefault="004E5553" w:rsidP="004E5553">
      <w:pPr>
        <w:ind w:right="20"/>
        <w:jc w:val="both"/>
        <w:rPr>
          <w:rFonts w:ascii="Arial" w:eastAsia="Arial" w:hAnsi="Arial"/>
          <w:sz w:val="22"/>
        </w:rPr>
      </w:pPr>
      <w:r w:rsidRPr="004E5553">
        <w:rPr>
          <w:rFonts w:ascii="Arial" w:eastAsia="Arial" w:hAnsi="Arial"/>
          <w:sz w:val="22"/>
        </w:rPr>
        <w:t>The integration of culturally informed trauma-informed approaches within CLCs' service delivery is a powerful step towards dismantling access barriers and serving the unmet legal needs of Indigenous clients. By fostering an environment of cultural humility, recognizing the pervasive impact of historical trauma, and strategically engaging with systemic factors, CLCs can contribute to a more equitable and accessible legal service landscape. This wise practice not only emphasizes empathy and understanding but also underscores the importance of treating clients as whole individuals, considering their unique histories, perspectives, and aspirations within the pursuit of justice and empowerment.</w:t>
      </w:r>
    </w:p>
    <w:p w14:paraId="44810142" w14:textId="77777777" w:rsidR="006968A3" w:rsidRPr="004E5553" w:rsidRDefault="006968A3" w:rsidP="004E5553">
      <w:pPr>
        <w:ind w:right="20"/>
        <w:jc w:val="both"/>
        <w:rPr>
          <w:rFonts w:ascii="Arial" w:eastAsia="Arial" w:hAnsi="Arial"/>
          <w:sz w:val="22"/>
        </w:rPr>
      </w:pPr>
    </w:p>
    <w:p w14:paraId="41BE5BAB" w14:textId="77777777" w:rsidR="004E5553" w:rsidRDefault="004E5553" w:rsidP="004E5553">
      <w:pPr>
        <w:ind w:right="20"/>
        <w:jc w:val="both"/>
        <w:rPr>
          <w:rFonts w:ascii="Arial" w:eastAsia="Arial" w:hAnsi="Arial"/>
          <w:b/>
          <w:sz w:val="22"/>
        </w:rPr>
      </w:pPr>
      <w:r w:rsidRPr="004E5553">
        <w:rPr>
          <w:rFonts w:ascii="Arial" w:eastAsia="Arial" w:hAnsi="Arial"/>
          <w:b/>
          <w:sz w:val="22"/>
        </w:rPr>
        <w:t xml:space="preserve">Comprehensive Implementation of Culturally Safe Legal Service Training Programs </w:t>
      </w:r>
    </w:p>
    <w:p w14:paraId="241A23BC" w14:textId="77777777" w:rsidR="006968A3" w:rsidRPr="004E5553" w:rsidRDefault="006968A3" w:rsidP="004E5553">
      <w:pPr>
        <w:ind w:right="20"/>
        <w:jc w:val="both"/>
        <w:rPr>
          <w:rFonts w:ascii="Arial" w:eastAsia="Arial" w:hAnsi="Arial"/>
          <w:b/>
          <w:sz w:val="22"/>
        </w:rPr>
      </w:pPr>
    </w:p>
    <w:p w14:paraId="3ECF90AE" w14:textId="77777777" w:rsidR="004E5553" w:rsidRDefault="004E5553" w:rsidP="004E5553">
      <w:pPr>
        <w:ind w:right="20"/>
        <w:jc w:val="both"/>
        <w:rPr>
          <w:rFonts w:ascii="Arial" w:eastAsia="Arial" w:hAnsi="Arial"/>
          <w:sz w:val="22"/>
        </w:rPr>
      </w:pPr>
      <w:r w:rsidRPr="004E5553">
        <w:rPr>
          <w:rFonts w:ascii="Arial" w:eastAsia="Arial" w:hAnsi="Arial"/>
          <w:sz w:val="22"/>
        </w:rPr>
        <w:t>The call for comprehensive cultural safety training programs within the legal service sector, as recommended by the Community Legal Clinic (CLC) staff and clients, stems from an acknowledgment of the multifaceted nature of barriers hindering Indigenous clients' access to legal services. This recommendation is in line with the findings that both tangible and intangible gaps in service provision significantly impact Indigenous clients' ability to seek and engage with legal clinics. The excerpt from the engagement session emphasizes the importance of culturally informed approaches, demonstrated through practices such as having smudging kits, Indigenous artwork, and refreshments available in the clinic's physical space.</w:t>
      </w:r>
    </w:p>
    <w:p w14:paraId="6AEA00EE" w14:textId="77777777" w:rsidR="009C4C99" w:rsidRPr="004E5553" w:rsidRDefault="009C4C99" w:rsidP="004E5553">
      <w:pPr>
        <w:ind w:right="20"/>
        <w:jc w:val="both"/>
        <w:rPr>
          <w:rFonts w:ascii="Arial" w:eastAsia="Arial" w:hAnsi="Arial"/>
          <w:sz w:val="22"/>
        </w:rPr>
      </w:pPr>
    </w:p>
    <w:p w14:paraId="3BEE29B8" w14:textId="77777777" w:rsidR="004E5553" w:rsidRDefault="004E5553" w:rsidP="004E5553">
      <w:pPr>
        <w:ind w:right="20"/>
        <w:jc w:val="both"/>
        <w:rPr>
          <w:rFonts w:ascii="Arial" w:eastAsia="Arial" w:hAnsi="Arial"/>
          <w:sz w:val="22"/>
        </w:rPr>
      </w:pPr>
      <w:r w:rsidRPr="004E5553">
        <w:rPr>
          <w:rFonts w:ascii="Arial" w:eastAsia="Arial" w:hAnsi="Arial"/>
          <w:sz w:val="22"/>
        </w:rPr>
        <w:t>To effectively address access gaps, CLCs should prioritize the development of culturally safe training programs that delve beyond surface-level cultural awareness. By integrating principles of decolonization, anti-racism, and transformative education theory, these programs can foster a deep understanding of power dynamics, privilege, and equity. The curriculum should also empower legal practitioners to navigate difficult conversations, recognize implicit biases, and engage in self-reflective practices that challenge systemic inequities. This approach aligns with the CLC's emphasis on addressing both tangible and intangible barriers, such as lack of trust and discomfort when seeking services.</w:t>
      </w:r>
    </w:p>
    <w:p w14:paraId="2E329F0D" w14:textId="77777777" w:rsidR="009C4C99" w:rsidRPr="004E5553" w:rsidRDefault="009C4C99" w:rsidP="004E5553">
      <w:pPr>
        <w:ind w:right="20"/>
        <w:jc w:val="both"/>
        <w:rPr>
          <w:rFonts w:ascii="Arial" w:eastAsia="Arial" w:hAnsi="Arial"/>
          <w:sz w:val="22"/>
        </w:rPr>
      </w:pPr>
    </w:p>
    <w:p w14:paraId="3AC34EC3" w14:textId="77777777" w:rsidR="004E5553" w:rsidRDefault="004E5553" w:rsidP="004E5553">
      <w:pPr>
        <w:ind w:right="20"/>
        <w:jc w:val="both"/>
        <w:rPr>
          <w:rFonts w:ascii="Arial" w:eastAsia="Arial" w:hAnsi="Arial"/>
          <w:sz w:val="22"/>
        </w:rPr>
      </w:pPr>
      <w:r w:rsidRPr="004E5553">
        <w:rPr>
          <w:rFonts w:ascii="Arial" w:eastAsia="Arial" w:hAnsi="Arial"/>
          <w:sz w:val="22"/>
        </w:rPr>
        <w:t xml:space="preserve">Incorporating Indigenous perspectives into legal proceedings is another crucial facet of this recommendation. By actively involving Indigenous clients' principles and traditions in the legal process, legal practitioners can create a sense of ownership and agency for clients. This </w:t>
      </w:r>
      <w:r w:rsidRPr="004E5553">
        <w:rPr>
          <w:rFonts w:ascii="Arial" w:eastAsia="Arial" w:hAnsi="Arial"/>
          <w:sz w:val="22"/>
        </w:rPr>
        <w:lastRenderedPageBreak/>
        <w:t>approach not only enhances the overall legal experience but also contributes to the broader understanding of Indigenous rights and traditions. As noted, a "bigger ear" is essential for lawyers working with Indigenous clients, highlighting the importance of active listening, empathy, and openness to diverse viewpoints.</w:t>
      </w:r>
    </w:p>
    <w:p w14:paraId="670C8179" w14:textId="77777777" w:rsidR="009C4C99" w:rsidRPr="004E5553" w:rsidRDefault="009C4C99" w:rsidP="004E5553">
      <w:pPr>
        <w:ind w:right="20"/>
        <w:jc w:val="both"/>
        <w:rPr>
          <w:rFonts w:ascii="Arial" w:eastAsia="Arial" w:hAnsi="Arial"/>
          <w:sz w:val="22"/>
        </w:rPr>
      </w:pPr>
    </w:p>
    <w:p w14:paraId="71B15D49" w14:textId="77777777" w:rsidR="004E5553" w:rsidRDefault="004E5553" w:rsidP="004E5553">
      <w:pPr>
        <w:ind w:right="20"/>
        <w:jc w:val="both"/>
        <w:rPr>
          <w:rFonts w:ascii="Arial" w:eastAsia="Arial" w:hAnsi="Arial"/>
          <w:sz w:val="22"/>
        </w:rPr>
      </w:pPr>
      <w:r w:rsidRPr="004E5553">
        <w:rPr>
          <w:rFonts w:ascii="Arial" w:eastAsia="Arial" w:hAnsi="Arial"/>
          <w:sz w:val="22"/>
        </w:rPr>
        <w:t>Furthermore, the integration of Indigenous knowledge and expertise into legal proceedings aligns with the concept of reciprocity of knowledge emphasized in the summary of the report. The report underscores that culturally appropriate legal services not only address immediate legal needs but also contribute to a broader understanding of issues facing Indigenous communities. By fostering an environment of collaborative learning and mutual respect, the recommended cultural safety training programs can facilitate meaningful relationships between legal practitioners and Indigenous clients, ultimately dismantling barriers to accessing legal clinic services.</w:t>
      </w:r>
    </w:p>
    <w:p w14:paraId="65CFF14C" w14:textId="77777777" w:rsidR="009C4C99" w:rsidRPr="004E5553" w:rsidRDefault="009C4C99" w:rsidP="004E5553">
      <w:pPr>
        <w:ind w:right="20"/>
        <w:jc w:val="both"/>
        <w:rPr>
          <w:rFonts w:ascii="Arial" w:eastAsia="Arial" w:hAnsi="Arial"/>
          <w:sz w:val="22"/>
        </w:rPr>
      </w:pPr>
    </w:p>
    <w:p w14:paraId="3C54C08A" w14:textId="77777777" w:rsidR="004E5553" w:rsidRDefault="004E5553" w:rsidP="004E5553">
      <w:pPr>
        <w:ind w:right="20"/>
        <w:jc w:val="both"/>
        <w:rPr>
          <w:rFonts w:ascii="Arial" w:eastAsia="Arial" w:hAnsi="Arial"/>
          <w:sz w:val="22"/>
        </w:rPr>
      </w:pPr>
      <w:r w:rsidRPr="004E5553">
        <w:rPr>
          <w:rFonts w:ascii="Arial" w:eastAsia="Arial" w:hAnsi="Arial"/>
          <w:sz w:val="22"/>
        </w:rPr>
        <w:t>Ultimately, the comprehensive implementation of culturally safe training programs holds the potential to create a paradigm shift within the legal service sector. This transformation would extend beyond surface-level changes to address the systemic and historical factors that perpetuate access barriers. By equipping legal practitioners with the tools to provide culturally sensitive and trauma-informed services, CLCs can pave the way for a more equitable and accessible legal landscape for Indigenous clients.</w:t>
      </w:r>
    </w:p>
    <w:p w14:paraId="654EC2DE" w14:textId="77777777" w:rsidR="006968A3" w:rsidRPr="004E5553" w:rsidRDefault="006968A3" w:rsidP="004E5553">
      <w:pPr>
        <w:ind w:right="20"/>
        <w:jc w:val="both"/>
        <w:rPr>
          <w:rFonts w:ascii="Arial" w:eastAsia="Arial" w:hAnsi="Arial"/>
          <w:sz w:val="22"/>
        </w:rPr>
      </w:pPr>
    </w:p>
    <w:p w14:paraId="1A6B5443" w14:textId="77777777" w:rsidR="004E5553" w:rsidRDefault="004E5553" w:rsidP="004E5553">
      <w:pPr>
        <w:ind w:right="20"/>
        <w:jc w:val="both"/>
        <w:rPr>
          <w:rFonts w:ascii="Arial" w:eastAsia="Arial" w:hAnsi="Arial"/>
          <w:b/>
          <w:sz w:val="22"/>
        </w:rPr>
      </w:pPr>
      <w:r w:rsidRPr="004E5553">
        <w:rPr>
          <w:rFonts w:ascii="Arial" w:eastAsia="Arial" w:hAnsi="Arial"/>
          <w:b/>
          <w:sz w:val="22"/>
        </w:rPr>
        <w:t xml:space="preserve">Holistic Support and Safeguards for Indigenous Leaners </w:t>
      </w:r>
    </w:p>
    <w:p w14:paraId="1996AD3F" w14:textId="77777777" w:rsidR="006968A3" w:rsidRPr="004E5553" w:rsidRDefault="006968A3" w:rsidP="004E5553">
      <w:pPr>
        <w:ind w:right="20"/>
        <w:jc w:val="both"/>
        <w:rPr>
          <w:rFonts w:ascii="Arial" w:eastAsia="Arial" w:hAnsi="Arial"/>
          <w:b/>
          <w:sz w:val="22"/>
        </w:rPr>
      </w:pPr>
    </w:p>
    <w:p w14:paraId="228C57EC" w14:textId="77777777" w:rsidR="004E5553" w:rsidRPr="004E5553" w:rsidRDefault="004E5553" w:rsidP="004E5553">
      <w:pPr>
        <w:ind w:right="20"/>
        <w:jc w:val="both"/>
        <w:rPr>
          <w:rFonts w:ascii="Arial" w:eastAsia="Arial" w:hAnsi="Arial"/>
          <w:sz w:val="22"/>
        </w:rPr>
      </w:pPr>
      <w:r w:rsidRPr="004E5553">
        <w:rPr>
          <w:rFonts w:ascii="Arial" w:eastAsia="Arial" w:hAnsi="Arial"/>
          <w:sz w:val="22"/>
        </w:rPr>
        <w:t>The Community Legal Clinic (CLC) staff and clients' recommendation to prioritize holistic support and safeguards for Indigenous learners within cultural safety training programs is grounded in a deep understanding of the unique challenges faced by Indigenous individuals when engaging with legal services. This recommendation responds to the findings that access gaps encompass various dimensions – physical, geographical, financial, technological, and personal – each of which must be collectively addressed to ensure meaningful and equitable access to legal clinics.</w:t>
      </w:r>
    </w:p>
    <w:p w14:paraId="7D15BA71" w14:textId="285717D1" w:rsidR="004E5553" w:rsidRDefault="004E5553" w:rsidP="004E5553">
      <w:pPr>
        <w:ind w:right="20"/>
        <w:jc w:val="both"/>
        <w:rPr>
          <w:rFonts w:ascii="Arial" w:eastAsia="Arial" w:hAnsi="Arial"/>
          <w:sz w:val="22"/>
        </w:rPr>
      </w:pPr>
      <w:r w:rsidRPr="004E5553">
        <w:rPr>
          <w:rFonts w:ascii="Arial" w:eastAsia="Arial" w:hAnsi="Arial"/>
          <w:sz w:val="22"/>
        </w:rPr>
        <w:t>The excerpt highlights how cultural safety is defined by those who receive the service, placing Indigenous clients at the centre of the process.</w:t>
      </w:r>
      <w:r w:rsidR="00C06A03">
        <w:rPr>
          <w:rFonts w:ascii="Arial" w:eastAsia="Arial" w:hAnsi="Arial"/>
          <w:sz w:val="22"/>
        </w:rPr>
        <w:t xml:space="preserve"> </w:t>
      </w:r>
      <w:r w:rsidRPr="004E5553">
        <w:rPr>
          <w:rFonts w:ascii="Arial" w:eastAsia="Arial" w:hAnsi="Arial"/>
          <w:sz w:val="22"/>
        </w:rPr>
        <w:t>Building upon this principle, the CLCs can ensure that their cultural safety training programs offer a supportive and inclusive environment for Indigenous learners. Facilitators should take a proactive role in acknowledging and addressing potential harm caused by interactions with non-Indigenous peers. This involves creating spaces where Indigenous perspectives are respected, valued, and protected, while simultaneously challenging resistance from non-Indigenous participants.</w:t>
      </w:r>
    </w:p>
    <w:p w14:paraId="5139A34B" w14:textId="77777777" w:rsidR="009C4C99" w:rsidRPr="004E5553" w:rsidRDefault="009C4C99" w:rsidP="004E5553">
      <w:pPr>
        <w:ind w:right="20"/>
        <w:jc w:val="both"/>
        <w:rPr>
          <w:rFonts w:ascii="Arial" w:eastAsia="Arial" w:hAnsi="Arial"/>
          <w:sz w:val="22"/>
        </w:rPr>
      </w:pPr>
    </w:p>
    <w:p w14:paraId="459E8CB8" w14:textId="6344F045" w:rsidR="004E5553" w:rsidRDefault="004E5553" w:rsidP="009C4C99">
      <w:pPr>
        <w:ind w:right="20"/>
        <w:jc w:val="both"/>
        <w:rPr>
          <w:rFonts w:ascii="Arial" w:eastAsia="Arial" w:hAnsi="Arial"/>
          <w:sz w:val="22"/>
        </w:rPr>
      </w:pPr>
      <w:r w:rsidRPr="004E5553">
        <w:rPr>
          <w:rFonts w:ascii="Arial" w:eastAsia="Arial" w:hAnsi="Arial"/>
          <w:sz w:val="22"/>
        </w:rPr>
        <w:t xml:space="preserve">To </w:t>
      </w:r>
      <w:r w:rsidR="009C4C99" w:rsidRPr="004E5553">
        <w:rPr>
          <w:rFonts w:ascii="Arial" w:eastAsia="Arial" w:hAnsi="Arial"/>
          <w:sz w:val="22"/>
        </w:rPr>
        <w:t>successfully</w:t>
      </w:r>
      <w:r w:rsidRPr="004E5553">
        <w:rPr>
          <w:rFonts w:ascii="Arial" w:eastAsia="Arial" w:hAnsi="Arial"/>
          <w:sz w:val="22"/>
        </w:rPr>
        <w:t xml:space="preserve"> implement this recommendation, CLCs must establish a framework that fosters an ongoing sense of belonging and safety. This can include the incorporation of Indigenous-only cohorts within training programs, providing a space where Indigenous learners can freely express their perspectives, experiences, and concerns. Additionally, post-training support mechanisms, such as access to an Elder or culturally sensitive counselors, can help Indigenous learners process their experiences and emotions that may arise during the training. Such support not only enhances the learning journey but also reinforces the commitment of CLCs to the well-being of Indigenous clients.</w:t>
      </w:r>
    </w:p>
    <w:p w14:paraId="7568D17D" w14:textId="77777777" w:rsidR="009C4C99" w:rsidRPr="004E5553" w:rsidRDefault="009C4C99" w:rsidP="004E5553">
      <w:pPr>
        <w:ind w:right="20"/>
        <w:jc w:val="both"/>
        <w:rPr>
          <w:rFonts w:ascii="Arial" w:eastAsia="Arial" w:hAnsi="Arial"/>
          <w:sz w:val="22"/>
        </w:rPr>
      </w:pPr>
    </w:p>
    <w:p w14:paraId="6E89387F" w14:textId="77777777" w:rsidR="004E5553" w:rsidRDefault="004E5553" w:rsidP="004E5553">
      <w:pPr>
        <w:ind w:right="20"/>
        <w:jc w:val="both"/>
        <w:rPr>
          <w:rFonts w:ascii="Arial" w:eastAsia="Arial" w:hAnsi="Arial"/>
          <w:sz w:val="22"/>
        </w:rPr>
      </w:pPr>
      <w:r w:rsidRPr="004E5553">
        <w:rPr>
          <w:rFonts w:ascii="Arial" w:eastAsia="Arial" w:hAnsi="Arial"/>
          <w:sz w:val="22"/>
        </w:rPr>
        <w:t xml:space="preserve">The recommendation also echoes the importance of the systemic and environmental factors highlighted in the summary of the report. A cultural safety training program that prioritizes Indigenous learners' support must be integrated within a broader organizational transformation strategy. This entails promoting a culture of accountability and responsibility that permeates the </w:t>
      </w:r>
      <w:r w:rsidRPr="004E5553">
        <w:rPr>
          <w:rFonts w:ascii="Arial" w:eastAsia="Arial" w:hAnsi="Arial"/>
          <w:sz w:val="22"/>
        </w:rPr>
        <w:lastRenderedPageBreak/>
        <w:t>entire legal service sector. By doing so, CLCs can effectively address not only the immediate access barriers but also the deeper structural issues that contribute to inequitable access for Indigenous clients.</w:t>
      </w:r>
    </w:p>
    <w:p w14:paraId="13A7073E" w14:textId="77777777" w:rsidR="007313A0" w:rsidRPr="004E5553" w:rsidRDefault="007313A0" w:rsidP="004E5553">
      <w:pPr>
        <w:ind w:right="20"/>
        <w:jc w:val="both"/>
        <w:rPr>
          <w:rFonts w:ascii="Arial" w:eastAsia="Arial" w:hAnsi="Arial"/>
          <w:sz w:val="22"/>
        </w:rPr>
      </w:pPr>
    </w:p>
    <w:p w14:paraId="21494F2F" w14:textId="77777777" w:rsidR="004E5553" w:rsidRDefault="004E5553" w:rsidP="004E5553">
      <w:pPr>
        <w:ind w:right="20"/>
        <w:jc w:val="both"/>
        <w:rPr>
          <w:rFonts w:ascii="Arial" w:eastAsia="Arial" w:hAnsi="Arial"/>
          <w:sz w:val="22"/>
        </w:rPr>
      </w:pPr>
      <w:r w:rsidRPr="004E5553">
        <w:rPr>
          <w:rFonts w:ascii="Arial" w:eastAsia="Arial" w:hAnsi="Arial"/>
          <w:sz w:val="22"/>
        </w:rPr>
        <w:t>To sum up, holistic support and safeguards for Indigenous learners within cultural safety training programs represent a foundational step toward dismantling access barriers and fostering an inclusive legal service landscape. This recommendation aligns with the overarching theme of the report – a holistic approach that considers historical, systemic, and interpersonal factors to better serve Indigenous clients. By centering Indigenous voices, prioritizing their well-being, and creating spaces of cultural safety, CLCs can contribute to a transformative shift that not only addresses immediate access challenges but also lays the groundwork for sustainable and equitable change in the legal service sector.</w:t>
      </w:r>
    </w:p>
    <w:p w14:paraId="10546495" w14:textId="77777777" w:rsidR="006968A3" w:rsidRPr="004E5553" w:rsidRDefault="006968A3" w:rsidP="004E5553">
      <w:pPr>
        <w:ind w:right="20"/>
        <w:jc w:val="both"/>
        <w:rPr>
          <w:rFonts w:ascii="Arial" w:eastAsia="Arial" w:hAnsi="Arial"/>
          <w:sz w:val="22"/>
        </w:rPr>
      </w:pPr>
    </w:p>
    <w:p w14:paraId="146F790C" w14:textId="77777777" w:rsidR="004E5553" w:rsidRDefault="004E5553" w:rsidP="004E5553">
      <w:pPr>
        <w:ind w:right="20"/>
        <w:jc w:val="both"/>
        <w:rPr>
          <w:rFonts w:ascii="Arial" w:eastAsia="Arial" w:hAnsi="Arial"/>
          <w:b/>
          <w:sz w:val="22"/>
        </w:rPr>
      </w:pPr>
      <w:r w:rsidRPr="004E5553">
        <w:rPr>
          <w:rFonts w:ascii="Arial" w:eastAsia="Arial" w:hAnsi="Arial"/>
          <w:b/>
          <w:sz w:val="22"/>
        </w:rPr>
        <w:t xml:space="preserve">Cultural Competency at Individual Practice Level </w:t>
      </w:r>
    </w:p>
    <w:p w14:paraId="10A3570A" w14:textId="77777777" w:rsidR="006968A3" w:rsidRPr="004E5553" w:rsidRDefault="006968A3" w:rsidP="004E5553">
      <w:pPr>
        <w:ind w:right="20"/>
        <w:jc w:val="both"/>
        <w:rPr>
          <w:rFonts w:ascii="Arial" w:eastAsia="Arial" w:hAnsi="Arial"/>
          <w:b/>
          <w:sz w:val="22"/>
        </w:rPr>
      </w:pPr>
    </w:p>
    <w:p w14:paraId="138372F7" w14:textId="77777777" w:rsidR="004E5553" w:rsidRDefault="004E5553" w:rsidP="004E5553">
      <w:pPr>
        <w:ind w:right="20"/>
        <w:jc w:val="both"/>
        <w:rPr>
          <w:rFonts w:ascii="Arial" w:eastAsia="Arial" w:hAnsi="Arial"/>
          <w:sz w:val="22"/>
        </w:rPr>
      </w:pPr>
      <w:r w:rsidRPr="004E5553">
        <w:rPr>
          <w:rFonts w:ascii="Arial" w:eastAsia="Arial" w:hAnsi="Arial"/>
          <w:sz w:val="22"/>
        </w:rPr>
        <w:t>The emphasis on cultural competency, as emphasized by the Final Report of the Truth and Reconciliation Commission's Call to Action #27, forms a cornerstone of the Community Legal Clinic (CLC) staff and clients' recommendations. These recommendations reflect a recognition that individual legal practitioners play a pivotal role in ensuring culturally appropriate legal services. The provided list of practices outlines a comprehensive set of steps that legal professionals can take to enhance their cultural competency, promoting an environment where Indigenous clients feel safe and empowered to access legal services.</w:t>
      </w:r>
    </w:p>
    <w:p w14:paraId="09CD9511" w14:textId="77777777" w:rsidR="007313A0" w:rsidRPr="004E5553" w:rsidRDefault="007313A0" w:rsidP="004E5553">
      <w:pPr>
        <w:ind w:right="20"/>
        <w:jc w:val="both"/>
        <w:rPr>
          <w:rFonts w:ascii="Arial" w:eastAsia="Arial" w:hAnsi="Arial"/>
          <w:sz w:val="22"/>
        </w:rPr>
      </w:pPr>
    </w:p>
    <w:p w14:paraId="34DE2AA6" w14:textId="4F371CB0" w:rsidR="004E5553" w:rsidRDefault="004E5553" w:rsidP="004E5553">
      <w:pPr>
        <w:ind w:right="20"/>
        <w:jc w:val="both"/>
        <w:rPr>
          <w:rFonts w:ascii="Arial" w:eastAsia="Arial" w:hAnsi="Arial"/>
          <w:sz w:val="22"/>
        </w:rPr>
      </w:pPr>
      <w:r w:rsidRPr="004E5553">
        <w:rPr>
          <w:rFonts w:ascii="Arial" w:eastAsia="Arial" w:hAnsi="Arial"/>
          <w:sz w:val="22"/>
        </w:rPr>
        <w:t xml:space="preserve">The suggested practices underscore the need for legal practitioners to move beyond static cultural awareness and engage with Indigenous cultures as dynamic and evolving entities. By recognizing the broad range of individual and collective experiences within Indigenous communities, legal practitioners can avoid </w:t>
      </w:r>
      <w:r w:rsidR="006968A3">
        <w:rPr>
          <w:rFonts w:ascii="Arial" w:eastAsia="Arial" w:hAnsi="Arial"/>
          <w:sz w:val="22"/>
        </w:rPr>
        <w:t>embracing</w:t>
      </w:r>
      <w:r w:rsidRPr="004E5553">
        <w:rPr>
          <w:rFonts w:ascii="Arial" w:eastAsia="Arial" w:hAnsi="Arial"/>
          <w:sz w:val="22"/>
        </w:rPr>
        <w:t xml:space="preserve"> the complexity of Indigenous clients' backgrounds. Acknowledging and addressing cultural intersections, such as gender, sexuality, ability, and class, is paramount to ensure inclusive and equitable service delivery.</w:t>
      </w:r>
    </w:p>
    <w:p w14:paraId="2EDC61DA" w14:textId="77777777" w:rsidR="007313A0" w:rsidRPr="004E5553" w:rsidRDefault="007313A0" w:rsidP="004E5553">
      <w:pPr>
        <w:ind w:right="20"/>
        <w:jc w:val="both"/>
        <w:rPr>
          <w:rFonts w:ascii="Arial" w:eastAsia="Arial" w:hAnsi="Arial"/>
          <w:sz w:val="22"/>
        </w:rPr>
      </w:pPr>
    </w:p>
    <w:p w14:paraId="4A16EFA1" w14:textId="77777777" w:rsidR="004E5553" w:rsidRPr="004E5553" w:rsidRDefault="004E5553" w:rsidP="004E5553">
      <w:pPr>
        <w:ind w:right="20"/>
        <w:jc w:val="both"/>
        <w:rPr>
          <w:rFonts w:ascii="Arial" w:eastAsia="Arial" w:hAnsi="Arial"/>
          <w:sz w:val="22"/>
        </w:rPr>
      </w:pPr>
      <w:r w:rsidRPr="004E5553">
        <w:rPr>
          <w:rFonts w:ascii="Arial" w:eastAsia="Arial" w:hAnsi="Arial"/>
          <w:sz w:val="22"/>
        </w:rPr>
        <w:t>Moreover, the practices highlight the importance of overcoming "cultural blindness" and challenging assumptions. By actively examining and mitigating biases, legal practitioners can create an environment that fosters trust and understanding. This is especially relevant given the CLCs' recognition of the impact of historical and systemic trauma on Indigenous communities. Legal practitioners must be equipped with the tools to navigate culturally diverse behaviors, body language, and communication styles, acknowledging the richness of different cultural contexts.</w:t>
      </w:r>
    </w:p>
    <w:p w14:paraId="6CF3DEB5" w14:textId="77777777" w:rsidR="004E5553" w:rsidRDefault="004E5553" w:rsidP="004E5553">
      <w:pPr>
        <w:ind w:right="20"/>
        <w:jc w:val="both"/>
        <w:rPr>
          <w:rFonts w:ascii="Arial" w:eastAsia="Arial" w:hAnsi="Arial"/>
          <w:sz w:val="22"/>
        </w:rPr>
      </w:pPr>
      <w:r w:rsidRPr="004E5553">
        <w:rPr>
          <w:rFonts w:ascii="Arial" w:eastAsia="Arial" w:hAnsi="Arial"/>
          <w:sz w:val="22"/>
        </w:rPr>
        <w:t>Engaging in self-assessment and community engagement aligns with the summary of the report's call for a holistic approach. Legal practitioners should continually reflect on their own cultural competency journey while actively seeking input from Indigenous communities. By actively involving Indigenous perspectives in the planning and delivery of legal services, legal practitioners can co-create approaches that are truly sensitive and responsive to community needs.</w:t>
      </w:r>
    </w:p>
    <w:p w14:paraId="5CA307F6" w14:textId="77777777" w:rsidR="004E5553" w:rsidRPr="004E5553" w:rsidRDefault="004E5553" w:rsidP="004E5553">
      <w:pPr>
        <w:ind w:right="20"/>
        <w:jc w:val="both"/>
        <w:rPr>
          <w:rFonts w:ascii="Arial" w:eastAsia="Arial" w:hAnsi="Arial"/>
          <w:sz w:val="22"/>
        </w:rPr>
      </w:pPr>
    </w:p>
    <w:p w14:paraId="62B3C32F" w14:textId="77777777" w:rsidR="004E5553" w:rsidRDefault="004E5553" w:rsidP="004E5553">
      <w:pPr>
        <w:ind w:right="20"/>
        <w:jc w:val="both"/>
        <w:rPr>
          <w:rFonts w:ascii="Arial" w:eastAsia="Arial" w:hAnsi="Arial"/>
          <w:b/>
          <w:sz w:val="22"/>
        </w:rPr>
      </w:pPr>
      <w:r w:rsidRPr="004E5553">
        <w:rPr>
          <w:rFonts w:ascii="Arial" w:eastAsia="Arial" w:hAnsi="Arial"/>
          <w:b/>
          <w:sz w:val="22"/>
        </w:rPr>
        <w:t>Organizational-Level Strategies for Cultural Competency</w:t>
      </w:r>
    </w:p>
    <w:p w14:paraId="75755755" w14:textId="77777777" w:rsidR="004E5553" w:rsidRPr="004E5553" w:rsidRDefault="004E5553" w:rsidP="004E5553">
      <w:pPr>
        <w:ind w:right="20"/>
        <w:jc w:val="both"/>
        <w:rPr>
          <w:rFonts w:ascii="Arial" w:eastAsia="Arial" w:hAnsi="Arial"/>
          <w:b/>
          <w:sz w:val="22"/>
        </w:rPr>
      </w:pPr>
    </w:p>
    <w:p w14:paraId="2553BE9D" w14:textId="77777777" w:rsidR="004E5553" w:rsidRDefault="004E5553" w:rsidP="004E5553">
      <w:pPr>
        <w:ind w:right="20"/>
        <w:jc w:val="both"/>
        <w:rPr>
          <w:rFonts w:ascii="Arial" w:eastAsia="Arial" w:hAnsi="Arial"/>
          <w:sz w:val="22"/>
        </w:rPr>
      </w:pPr>
      <w:r w:rsidRPr="004E5553">
        <w:rPr>
          <w:rFonts w:ascii="Arial" w:eastAsia="Arial" w:hAnsi="Arial"/>
          <w:sz w:val="22"/>
        </w:rPr>
        <w:t xml:space="preserve">The CLC's recommendations extend beyond individual practice, recognizing that organizational-level strategies are vital to creating a culturally competent legal service environment. Drawing insights from Australian authorities, the CLCs emphasize the significance of adapting service delivery to meet the dynamic and diverse needs of Indigenous communities. This aligns with the </w:t>
      </w:r>
      <w:r w:rsidRPr="004E5553">
        <w:rPr>
          <w:rFonts w:ascii="Arial" w:eastAsia="Arial" w:hAnsi="Arial"/>
          <w:sz w:val="22"/>
        </w:rPr>
        <w:lastRenderedPageBreak/>
        <w:t>holistic approach advocated by the summary of the report, acknowledging the multidimensional nature of access barriers.</w:t>
      </w:r>
    </w:p>
    <w:p w14:paraId="57A2B645" w14:textId="77777777" w:rsidR="007313A0" w:rsidRPr="004E5553" w:rsidRDefault="007313A0" w:rsidP="004E5553">
      <w:pPr>
        <w:ind w:right="20"/>
        <w:jc w:val="both"/>
        <w:rPr>
          <w:rFonts w:ascii="Arial" w:eastAsia="Arial" w:hAnsi="Arial"/>
          <w:sz w:val="22"/>
        </w:rPr>
      </w:pPr>
    </w:p>
    <w:p w14:paraId="18C44D07" w14:textId="77777777" w:rsidR="004E5553" w:rsidRDefault="004E5553" w:rsidP="004E5553">
      <w:pPr>
        <w:ind w:right="20"/>
        <w:jc w:val="both"/>
        <w:rPr>
          <w:rFonts w:ascii="Arial" w:eastAsia="Arial" w:hAnsi="Arial"/>
          <w:sz w:val="22"/>
        </w:rPr>
      </w:pPr>
      <w:r w:rsidRPr="004E5553">
        <w:rPr>
          <w:rFonts w:ascii="Arial" w:eastAsia="Arial" w:hAnsi="Arial"/>
          <w:sz w:val="22"/>
        </w:rPr>
        <w:t>Involving Indigenous community members in the planning and design of service structures is a critical step in ensuring services are culturally responsive. By co-designing services and involving community members, CLCs can tailor their offerings to align with Indigenous worldviews and priorities. The emphasis on delivering services in informal, non-threatening settings and in language further emphasizes the importance of building trust and removing practical barriers that deter Indigenous clients from seeking legal support.</w:t>
      </w:r>
    </w:p>
    <w:p w14:paraId="18375940" w14:textId="77777777" w:rsidR="007313A0" w:rsidRPr="004E5553" w:rsidRDefault="007313A0" w:rsidP="004E5553">
      <w:pPr>
        <w:ind w:right="20"/>
        <w:jc w:val="both"/>
        <w:rPr>
          <w:rFonts w:ascii="Arial" w:eastAsia="Arial" w:hAnsi="Arial"/>
          <w:sz w:val="22"/>
        </w:rPr>
      </w:pPr>
    </w:p>
    <w:p w14:paraId="3DCBBDAA" w14:textId="77777777" w:rsidR="004E5553" w:rsidRDefault="004E5553" w:rsidP="004E5553">
      <w:pPr>
        <w:ind w:right="20"/>
        <w:jc w:val="both"/>
        <w:rPr>
          <w:rFonts w:ascii="Arial" w:eastAsia="Arial" w:hAnsi="Arial"/>
          <w:sz w:val="22"/>
        </w:rPr>
      </w:pPr>
      <w:r w:rsidRPr="004E5553">
        <w:rPr>
          <w:rFonts w:ascii="Arial" w:eastAsia="Arial" w:hAnsi="Arial"/>
          <w:sz w:val="22"/>
        </w:rPr>
        <w:t>Involve cultural artifacts in services and activities recognizes the significance of cultural representation and identity. By integrating traditional Indigenous tools, foods, and artwork into legal service delivery, CLCs can create a welcoming and familiar atmosphere that respects Indigenous cultures and experiences. Additionally, involving family, extended kin networks, and the community aligns with the CLCs' recognition of the importance of reciprocal knowledge transfer and community engagement.</w:t>
      </w:r>
    </w:p>
    <w:p w14:paraId="1E679A1C" w14:textId="77777777" w:rsidR="007313A0" w:rsidRPr="004E5553" w:rsidRDefault="007313A0" w:rsidP="004E5553">
      <w:pPr>
        <w:ind w:right="20"/>
        <w:jc w:val="both"/>
        <w:rPr>
          <w:rFonts w:ascii="Arial" w:eastAsia="Arial" w:hAnsi="Arial"/>
          <w:sz w:val="22"/>
        </w:rPr>
      </w:pPr>
    </w:p>
    <w:p w14:paraId="4C37FE78" w14:textId="77777777" w:rsidR="004E5553" w:rsidRDefault="004E5553" w:rsidP="004E5553">
      <w:pPr>
        <w:ind w:right="20"/>
        <w:jc w:val="both"/>
        <w:rPr>
          <w:rFonts w:ascii="Arial" w:eastAsia="Arial" w:hAnsi="Arial"/>
          <w:sz w:val="22"/>
        </w:rPr>
      </w:pPr>
      <w:r w:rsidRPr="004E5553">
        <w:rPr>
          <w:rFonts w:ascii="Arial" w:eastAsia="Arial" w:hAnsi="Arial"/>
          <w:sz w:val="22"/>
        </w:rPr>
        <w:t>These organizational-level strategies resonate with the CLCs' overarching recommendation for a holistic approach. By fostering an environment where Indigenous voices, traditions, and perspectives are not only acknowledged but also celebrated, CLCs can contribute to dismantling the barriers that have historically impeded Indigenous clients' access to legal services. These strategies collectively emphasize the need for a shift from tokenistic gestures to meaningful engagement, driving transformational change within the legal service sector.</w:t>
      </w:r>
    </w:p>
    <w:p w14:paraId="4D3CF03B" w14:textId="77777777" w:rsidR="004E5553" w:rsidRPr="004E5553" w:rsidRDefault="004E5553" w:rsidP="004E5553">
      <w:pPr>
        <w:ind w:right="20"/>
        <w:jc w:val="both"/>
        <w:rPr>
          <w:rFonts w:ascii="Arial" w:eastAsia="Arial" w:hAnsi="Arial"/>
          <w:sz w:val="22"/>
        </w:rPr>
      </w:pPr>
    </w:p>
    <w:p w14:paraId="1B2A2806" w14:textId="77777777" w:rsidR="004E5553" w:rsidRDefault="004E5553" w:rsidP="004E5553">
      <w:pPr>
        <w:ind w:right="20"/>
        <w:jc w:val="both"/>
        <w:rPr>
          <w:rFonts w:ascii="Arial" w:eastAsia="Arial" w:hAnsi="Arial"/>
          <w:b/>
          <w:sz w:val="22"/>
        </w:rPr>
      </w:pPr>
      <w:r w:rsidRPr="004E5553">
        <w:rPr>
          <w:rFonts w:ascii="Arial" w:eastAsia="Arial" w:hAnsi="Arial"/>
          <w:b/>
          <w:sz w:val="22"/>
        </w:rPr>
        <w:t>Indigenous Representation and Community Engagement</w:t>
      </w:r>
    </w:p>
    <w:p w14:paraId="35D8E3AC" w14:textId="77777777" w:rsidR="004E5553" w:rsidRPr="004E5553" w:rsidRDefault="004E5553" w:rsidP="004E5553">
      <w:pPr>
        <w:ind w:right="20"/>
        <w:jc w:val="both"/>
        <w:rPr>
          <w:rFonts w:ascii="Arial" w:eastAsia="Arial" w:hAnsi="Arial"/>
          <w:b/>
          <w:sz w:val="22"/>
        </w:rPr>
      </w:pPr>
    </w:p>
    <w:p w14:paraId="3B4E2D45" w14:textId="77777777" w:rsidR="004E5553" w:rsidRPr="004E5553" w:rsidRDefault="004E5553" w:rsidP="004E5553">
      <w:pPr>
        <w:ind w:right="20"/>
        <w:jc w:val="both"/>
        <w:rPr>
          <w:rFonts w:ascii="Arial" w:eastAsia="Arial" w:hAnsi="Arial"/>
          <w:sz w:val="22"/>
        </w:rPr>
      </w:pPr>
      <w:r w:rsidRPr="004E5553">
        <w:rPr>
          <w:rFonts w:ascii="Arial" w:eastAsia="Arial" w:hAnsi="Arial"/>
          <w:sz w:val="22"/>
        </w:rPr>
        <w:t>The recognition that unmet legal needs of Indigenous peoples require solutions rooted within Aboriginal cultures and delivered in partnership with Aboriginal communities is a fundamental premise driving the CLC's recommendations. Building upon this premise, the call for increased Indigenous representation within legal services and community engagement emerges as a transformative strategy to address access barriers and improve the utilization of legal clinics.</w:t>
      </w:r>
    </w:p>
    <w:p w14:paraId="412B87A8" w14:textId="77777777" w:rsidR="004E5553" w:rsidRDefault="004E5553" w:rsidP="004E5553">
      <w:pPr>
        <w:ind w:right="20"/>
        <w:jc w:val="both"/>
        <w:rPr>
          <w:rFonts w:ascii="Arial" w:eastAsia="Arial" w:hAnsi="Arial"/>
          <w:sz w:val="22"/>
        </w:rPr>
      </w:pPr>
      <w:r w:rsidRPr="004E5553">
        <w:rPr>
          <w:rFonts w:ascii="Arial" w:eastAsia="Arial" w:hAnsi="Arial"/>
          <w:sz w:val="22"/>
        </w:rPr>
        <w:t>The creation of the role of an Indigenous community legal worker represents a proactive step toward active outreach to Aboriginal communities. This role can bridge the gap between legal services and Indigenous communities, facilitating better communication, understanding, and trust. By establishing this crucial link, legal clinics can ensure that their services resonate with the unique needs and cultural contexts of Indigenous clients. This aligns with the report's emphasis on a holistic approach that acknowledges the interplay of tangible and intangible barriers to access.</w:t>
      </w:r>
    </w:p>
    <w:p w14:paraId="078FDDF2" w14:textId="77777777" w:rsidR="007313A0" w:rsidRPr="004E5553" w:rsidRDefault="007313A0" w:rsidP="004E5553">
      <w:pPr>
        <w:ind w:right="20"/>
        <w:jc w:val="both"/>
        <w:rPr>
          <w:rFonts w:ascii="Arial" w:eastAsia="Arial" w:hAnsi="Arial"/>
          <w:sz w:val="22"/>
        </w:rPr>
      </w:pPr>
    </w:p>
    <w:p w14:paraId="3E001ED5" w14:textId="77777777" w:rsidR="004E5553" w:rsidRDefault="004E5553" w:rsidP="004E5553">
      <w:pPr>
        <w:ind w:right="20"/>
        <w:jc w:val="both"/>
        <w:rPr>
          <w:rFonts w:ascii="Arial" w:eastAsia="Arial" w:hAnsi="Arial"/>
          <w:sz w:val="22"/>
        </w:rPr>
      </w:pPr>
      <w:r w:rsidRPr="004E5553">
        <w:rPr>
          <w:rFonts w:ascii="Arial" w:eastAsia="Arial" w:hAnsi="Arial"/>
          <w:sz w:val="22"/>
        </w:rPr>
        <w:t>Moreover, the recommendation to institute an Aboriginal equity policy reflects the need for structural changes within legal service organizations. A comprehensive equity policy can address hiring, promotion, and retention practices to ensure representation of Indigenous peoples at all levels of the organization. This approach supports the development of a diverse and inclusive workforce that is better equipped to understand and address the specific legal needs of Indigenous clients. The proposal to provide legal advocacy training to local Aboriginal community members signifies a shift towards community empowerment and capacity building. This innovative model of "cross-training" acknowledges that legal advocacy should not be confined to traditional legal professionals alone. By equipping individuals from various community sectors – teachers, social workers, health professionals, and more – with legal advocacy skills, legal clinics can extend their reach and ensure that a wide array of community members are empowered to provide accurate legal information.</w:t>
      </w:r>
    </w:p>
    <w:p w14:paraId="3542421D" w14:textId="77777777" w:rsidR="007313A0" w:rsidRPr="004E5553" w:rsidRDefault="007313A0" w:rsidP="004E5553">
      <w:pPr>
        <w:ind w:right="20"/>
        <w:jc w:val="both"/>
        <w:rPr>
          <w:rFonts w:ascii="Arial" w:eastAsia="Arial" w:hAnsi="Arial"/>
          <w:sz w:val="22"/>
        </w:rPr>
      </w:pPr>
    </w:p>
    <w:p w14:paraId="25ABB350" w14:textId="77777777" w:rsidR="004E5553" w:rsidRDefault="004E5553" w:rsidP="004E5553">
      <w:pPr>
        <w:ind w:right="20"/>
        <w:jc w:val="both"/>
        <w:rPr>
          <w:rFonts w:ascii="Arial" w:eastAsia="Arial" w:hAnsi="Arial"/>
          <w:sz w:val="22"/>
        </w:rPr>
      </w:pPr>
      <w:r w:rsidRPr="004E5553">
        <w:rPr>
          <w:rFonts w:ascii="Arial" w:eastAsia="Arial" w:hAnsi="Arial"/>
          <w:sz w:val="22"/>
        </w:rPr>
        <w:t>The recommendation to develop information materials for court processes highlights the importance of educating legal professionals about the roles and contributions of Indigenous communities and advocates. By increasing awareness within the legal system, legal clinics can work toward creating an environment where the unique perspectives and strengths of Indigenous communities are acknowledged and respected.</w:t>
      </w:r>
    </w:p>
    <w:p w14:paraId="49EF2B06" w14:textId="77777777" w:rsidR="007313A0" w:rsidRPr="004E5553" w:rsidRDefault="007313A0" w:rsidP="004E5553">
      <w:pPr>
        <w:ind w:right="20"/>
        <w:jc w:val="both"/>
        <w:rPr>
          <w:rFonts w:ascii="Arial" w:eastAsia="Arial" w:hAnsi="Arial"/>
          <w:sz w:val="22"/>
        </w:rPr>
      </w:pPr>
    </w:p>
    <w:p w14:paraId="470AC70C" w14:textId="77777777" w:rsidR="004E5553" w:rsidRPr="004E5553" w:rsidRDefault="004E5553" w:rsidP="004E5553">
      <w:pPr>
        <w:ind w:right="20"/>
        <w:jc w:val="both"/>
        <w:rPr>
          <w:rFonts w:ascii="Arial" w:eastAsia="Arial" w:hAnsi="Arial"/>
          <w:sz w:val="22"/>
        </w:rPr>
      </w:pPr>
      <w:r w:rsidRPr="004E5553">
        <w:rPr>
          <w:rFonts w:ascii="Arial" w:eastAsia="Arial" w:hAnsi="Arial"/>
          <w:sz w:val="22"/>
        </w:rPr>
        <w:t>In summary, the CLC's recommendations emphasize the pivotal role of Indigenous representation and community engagement in dismantling access barriers and enhancing the use of legal services. These strategies resonate with the report's call for a holistic approach that recognizes the interconnectedness of historical, systemic, and community factors. By fostering collaborative partnerships, facilitating cross-training, and incorporating Indigenous voices into legal processes, legal clinics can pave the way for a more accessible, culturally sensitive, and equitable legal service landscape for Indigenous clients.</w:t>
      </w:r>
    </w:p>
    <w:p w14:paraId="1702E9D2" w14:textId="75A4ABCA" w:rsidR="006D758A" w:rsidRDefault="006D758A" w:rsidP="0045739C">
      <w:pPr>
        <w:ind w:right="20"/>
        <w:jc w:val="both"/>
        <w:rPr>
          <w:rFonts w:ascii="Arial" w:eastAsia="Arial" w:hAnsi="Arial"/>
          <w:sz w:val="22"/>
        </w:rPr>
      </w:pPr>
    </w:p>
    <w:p w14:paraId="349351A4" w14:textId="77777777" w:rsidR="0045739C" w:rsidRDefault="0045739C" w:rsidP="0045739C">
      <w:pPr>
        <w:spacing w:line="249" w:lineRule="exact"/>
        <w:rPr>
          <w:rFonts w:ascii="Times New Roman" w:eastAsia="Times New Roman" w:hAnsi="Times New Roman"/>
        </w:rPr>
      </w:pPr>
    </w:p>
    <w:p w14:paraId="0E38BE91" w14:textId="77777777" w:rsidR="00577C25" w:rsidRDefault="00577C25" w:rsidP="0045739C">
      <w:pPr>
        <w:spacing w:line="249" w:lineRule="exact"/>
        <w:rPr>
          <w:rFonts w:ascii="Times New Roman" w:eastAsia="Times New Roman" w:hAnsi="Times New Roman"/>
        </w:rPr>
      </w:pPr>
    </w:p>
    <w:p w14:paraId="604008A9" w14:textId="12AFDA1F" w:rsidR="0045739C" w:rsidRDefault="0045739C" w:rsidP="0045739C">
      <w:pPr>
        <w:ind w:right="240"/>
        <w:jc w:val="both"/>
        <w:rPr>
          <w:rFonts w:ascii="Arial" w:eastAsia="Arial" w:hAnsi="Arial"/>
          <w:sz w:val="22"/>
        </w:rPr>
      </w:pPr>
    </w:p>
    <w:p w14:paraId="68516623" w14:textId="13991CE1" w:rsidR="0045739C" w:rsidRDefault="0045739C" w:rsidP="0045739C">
      <w:pPr>
        <w:ind w:right="261"/>
        <w:jc w:val="both"/>
        <w:rPr>
          <w:rFonts w:ascii="Arial" w:eastAsia="Arial" w:hAnsi="Arial"/>
          <w:sz w:val="22"/>
        </w:rPr>
      </w:pPr>
    </w:p>
    <w:p w14:paraId="7514EBB1" w14:textId="796F76AE" w:rsidR="0045739C" w:rsidRDefault="0045739C" w:rsidP="0045739C">
      <w:pPr>
        <w:ind w:right="20"/>
        <w:jc w:val="both"/>
        <w:rPr>
          <w:rFonts w:ascii="Arial" w:eastAsia="Arial" w:hAnsi="Arial"/>
          <w:i/>
          <w:sz w:val="22"/>
        </w:rPr>
      </w:pPr>
    </w:p>
    <w:p w14:paraId="5C9A6DB0" w14:textId="3EA2D47F" w:rsidR="0045739C" w:rsidRDefault="0045739C" w:rsidP="0045739C">
      <w:pPr>
        <w:jc w:val="both"/>
        <w:rPr>
          <w:rFonts w:ascii="Arial" w:eastAsia="Arial" w:hAnsi="Arial"/>
          <w:sz w:val="22"/>
        </w:rPr>
      </w:pPr>
    </w:p>
    <w:p w14:paraId="45097D7C" w14:textId="77777777" w:rsidR="0045739C" w:rsidRPr="00DA3CD1" w:rsidRDefault="0045739C" w:rsidP="0018422B">
      <w:pPr>
        <w:jc w:val="both"/>
        <w:rPr>
          <w:rFonts w:ascii="Arial" w:eastAsia="Arial" w:hAnsi="Arial"/>
          <w:sz w:val="22"/>
          <w:szCs w:val="22"/>
        </w:rPr>
      </w:pPr>
    </w:p>
    <w:sectPr w:rsidR="0045739C" w:rsidRPr="00DA3C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97B26A" w14:textId="77777777" w:rsidR="00EE7953" w:rsidRDefault="00EE7953" w:rsidP="00A214D2">
      <w:r>
        <w:separator/>
      </w:r>
    </w:p>
  </w:endnote>
  <w:endnote w:type="continuationSeparator" w:id="0">
    <w:p w14:paraId="3A1E6F35" w14:textId="77777777" w:rsidR="00EE7953" w:rsidRDefault="00EE7953" w:rsidP="00A21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8B3CC3" w14:textId="77777777" w:rsidR="00EE7953" w:rsidRDefault="00EE7953" w:rsidP="00A214D2">
      <w:r>
        <w:separator/>
      </w:r>
    </w:p>
  </w:footnote>
  <w:footnote w:type="continuationSeparator" w:id="0">
    <w:p w14:paraId="643D6DE9" w14:textId="77777777" w:rsidR="00EE7953" w:rsidRDefault="00EE7953" w:rsidP="00A214D2">
      <w:r>
        <w:continuationSeparator/>
      </w:r>
    </w:p>
  </w:footnote>
  <w:footnote w:id="1">
    <w:p w14:paraId="652D72A3" w14:textId="77777777" w:rsidR="008E7C09" w:rsidRPr="009939ED" w:rsidRDefault="008E7C09" w:rsidP="00A214D2">
      <w:pPr>
        <w:tabs>
          <w:tab w:val="left" w:pos="120"/>
        </w:tabs>
        <w:spacing w:line="0" w:lineRule="atLeast"/>
        <w:ind w:left="120"/>
        <w:rPr>
          <w:rFonts w:ascii="Arial" w:eastAsia="Arial" w:hAnsi="Arial"/>
          <w:sz w:val="12"/>
        </w:rPr>
      </w:pPr>
      <w:r>
        <w:rPr>
          <w:rStyle w:val="FootnoteReference"/>
        </w:rPr>
        <w:footnoteRef/>
      </w:r>
      <w:r>
        <w:t xml:space="preserve"> </w:t>
      </w:r>
      <w:r>
        <w:rPr>
          <w:rFonts w:ascii="Arial" w:eastAsia="Arial" w:hAnsi="Arial"/>
          <w:sz w:val="22"/>
        </w:rPr>
        <w:t>Ontario</w:t>
      </w:r>
      <w:r>
        <w:rPr>
          <w:rFonts w:ascii="Gautami" w:eastAsia="Gautami" w:hAnsi="Gautami"/>
        </w:rPr>
        <w:t>​</w:t>
      </w:r>
      <w:r>
        <w:rPr>
          <w:rFonts w:ascii="Arial" w:eastAsia="Arial" w:hAnsi="Arial"/>
          <w:sz w:val="22"/>
        </w:rPr>
        <w:t xml:space="preserve"> Ministry of the Attorney General,</w:t>
      </w:r>
      <w:r>
        <w:rPr>
          <w:rFonts w:ascii="Gautami" w:eastAsia="Gautami" w:hAnsi="Gautami"/>
          <w:sz w:val="22"/>
        </w:rPr>
        <w:t>​</w:t>
      </w:r>
      <w:r>
        <w:rPr>
          <w:rFonts w:ascii="Arial" w:eastAsia="Arial" w:hAnsi="Arial"/>
          <w:i/>
          <w:sz w:val="22"/>
        </w:rPr>
        <w:t>Ontario Legal Aid Review</w:t>
      </w:r>
      <w:r>
        <w:rPr>
          <w:rFonts w:ascii="Arial" w:eastAsia="Arial" w:hAnsi="Arial"/>
          <w:sz w:val="22"/>
        </w:rPr>
        <w:t xml:space="preserve"> </w:t>
      </w:r>
      <w:r>
        <w:rPr>
          <w:rFonts w:ascii="Gautami" w:eastAsia="Gautami" w:hAnsi="Gautami"/>
          <w:i/>
          <w:sz w:val="22"/>
        </w:rPr>
        <w:t>​</w:t>
      </w:r>
      <w:r>
        <w:rPr>
          <w:rFonts w:ascii="Arial" w:eastAsia="Arial" w:hAnsi="Arial"/>
          <w:sz w:val="22"/>
        </w:rPr>
        <w:t>(1996)</w:t>
      </w:r>
    </w:p>
    <w:p w14:paraId="1B93CAC2" w14:textId="77777777" w:rsidR="008E7C09" w:rsidRPr="009939ED" w:rsidRDefault="008E7C09" w:rsidP="00A214D2">
      <w:pPr>
        <w:pStyle w:val="FootnoteText"/>
      </w:pPr>
    </w:p>
  </w:footnote>
  <w:footnote w:id="2">
    <w:p w14:paraId="4119D8BD" w14:textId="77777777" w:rsidR="008E7C09" w:rsidRPr="009939ED" w:rsidRDefault="008E7C09" w:rsidP="00A214D2">
      <w:pPr>
        <w:pStyle w:val="FootnoteText"/>
        <w:rPr>
          <w:lang w:val="en-US"/>
        </w:rPr>
      </w:pPr>
      <w:r>
        <w:rPr>
          <w:rStyle w:val="FootnoteReference"/>
        </w:rPr>
        <w:footnoteRef/>
      </w:r>
      <w:r>
        <w:t xml:space="preserve"> </w:t>
      </w:r>
      <w:r>
        <w:rPr>
          <w:rFonts w:ascii="Arial" w:eastAsia="Arial" w:hAnsi="Arial"/>
        </w:rPr>
        <w:t xml:space="preserve">Michael Blazer, </w:t>
      </w:r>
      <w:r>
        <w:rPr>
          <w:rFonts w:ascii="Gautami" w:eastAsia="Gautami" w:hAnsi="Gautami"/>
        </w:rPr>
        <w:t>​</w:t>
      </w:r>
      <w:r>
        <w:rPr>
          <w:rFonts w:ascii="Arial" w:eastAsia="Arial" w:hAnsi="Arial"/>
          <w:i/>
        </w:rPr>
        <w:t>Journal of Law and Social Policy,</w:t>
      </w:r>
      <w:r>
        <w:rPr>
          <w:rFonts w:ascii="Arial" w:eastAsia="Arial" w:hAnsi="Arial"/>
        </w:rPr>
        <w:t xml:space="preserve"> </w:t>
      </w:r>
      <w:r>
        <w:rPr>
          <w:rFonts w:ascii="Gautami" w:eastAsia="Gautami" w:hAnsi="Gautami"/>
          <w:i/>
        </w:rPr>
        <w:t>​</w:t>
      </w:r>
      <w:r>
        <w:rPr>
          <w:rFonts w:ascii="Arial" w:eastAsia="Arial" w:hAnsi="Arial"/>
        </w:rPr>
        <w:t>“The Community Legal Clinic Movement</w:t>
      </w:r>
    </w:p>
  </w:footnote>
  <w:footnote w:id="3">
    <w:p w14:paraId="7C881700" w14:textId="7FF33461" w:rsidR="008E7C09" w:rsidRPr="00A214D2" w:rsidRDefault="008E7C09" w:rsidP="00A214D2">
      <w:pPr>
        <w:spacing w:line="183" w:lineRule="auto"/>
        <w:rPr>
          <w:rFonts w:ascii="Arial" w:eastAsia="Arial" w:hAnsi="Arial"/>
          <w:sz w:val="21"/>
        </w:rPr>
      </w:pPr>
      <w:r>
        <w:rPr>
          <w:rStyle w:val="FootnoteReference"/>
        </w:rPr>
        <w:footnoteRef/>
      </w:r>
      <w:r>
        <w:t xml:space="preserve"> </w:t>
      </w:r>
      <w:r>
        <w:rPr>
          <w:rFonts w:ascii="Arial" w:eastAsia="Arial" w:hAnsi="Arial"/>
          <w:sz w:val="21"/>
        </w:rPr>
        <w:t>Ontario</w:t>
      </w:r>
      <w:r>
        <w:rPr>
          <w:rFonts w:ascii="Gautami" w:eastAsia="Gautami" w:hAnsi="Gautami"/>
          <w:sz w:val="19"/>
        </w:rPr>
        <w:t>​</w:t>
      </w:r>
      <w:r>
        <w:rPr>
          <w:rFonts w:ascii="Arial" w:eastAsia="Arial" w:hAnsi="Arial"/>
          <w:sz w:val="12"/>
        </w:rPr>
        <w:t xml:space="preserve"> </w:t>
      </w:r>
      <w:r>
        <w:rPr>
          <w:rFonts w:ascii="Arial" w:eastAsia="Arial" w:hAnsi="Arial"/>
          <w:sz w:val="21"/>
        </w:rPr>
        <w:t>Ministry of the Attorney General, 1996</w:t>
      </w:r>
    </w:p>
  </w:footnote>
  <w:footnote w:id="4">
    <w:p w14:paraId="7B9A1161" w14:textId="4CA20DAB" w:rsidR="008E7C09" w:rsidRPr="00A214D2" w:rsidRDefault="008E7C09">
      <w:pPr>
        <w:pStyle w:val="FootnoteText"/>
        <w:rPr>
          <w:lang w:val="en-US"/>
        </w:rPr>
      </w:pPr>
      <w:r>
        <w:rPr>
          <w:rStyle w:val="FootnoteReference"/>
        </w:rPr>
        <w:footnoteRef/>
      </w:r>
      <w:r>
        <w:t xml:space="preserve"> </w:t>
      </w:r>
      <w:r>
        <w:rPr>
          <w:lang w:val="en-US"/>
        </w:rPr>
        <w:t>Ibid</w:t>
      </w:r>
    </w:p>
  </w:footnote>
  <w:footnote w:id="5">
    <w:p w14:paraId="063740F3" w14:textId="4277F39D" w:rsidR="008E7C09" w:rsidRPr="00A214D2" w:rsidRDefault="008E7C09" w:rsidP="00A214D2">
      <w:pPr>
        <w:numPr>
          <w:ilvl w:val="0"/>
          <w:numId w:val="3"/>
        </w:numPr>
        <w:tabs>
          <w:tab w:val="left" w:pos="122"/>
        </w:tabs>
        <w:spacing w:line="0" w:lineRule="atLeast"/>
        <w:ind w:right="380" w:firstLine="1"/>
        <w:rPr>
          <w:rFonts w:ascii="Arial" w:eastAsia="Arial" w:hAnsi="Arial"/>
          <w:vertAlign w:val="superscript"/>
        </w:rPr>
      </w:pPr>
      <w:r>
        <w:rPr>
          <w:rStyle w:val="FootnoteReference"/>
        </w:rPr>
        <w:footnoteRef/>
      </w:r>
      <w:r>
        <w:t xml:space="preserve"> </w:t>
      </w:r>
      <w:r w:rsidRPr="004A1B69">
        <w:rPr>
          <w:rFonts w:ascii="Arial" w:eastAsia="Arial" w:hAnsi="Arial"/>
        </w:rPr>
        <w:t xml:space="preserve">An important caveat to note is the role of the government as the “other side” in many poverty </w:t>
      </w:r>
      <w:r>
        <w:rPr>
          <w:rFonts w:ascii="Arial" w:eastAsia="Arial" w:hAnsi="Arial"/>
        </w:rPr>
        <w:t>law-related</w:t>
      </w:r>
      <w:r w:rsidRPr="004A1B69">
        <w:rPr>
          <w:rFonts w:ascii="Arial" w:eastAsia="Arial" w:hAnsi="Arial"/>
        </w:rPr>
        <w:t xml:space="preserve"> cases (i.e. housing, ODSP, OW </w:t>
      </w:r>
      <w:proofErr w:type="spellStart"/>
      <w:r w:rsidRPr="004A1B69">
        <w:rPr>
          <w:rFonts w:ascii="Arial" w:eastAsia="Arial" w:hAnsi="Arial"/>
        </w:rPr>
        <w:t>etc</w:t>
      </w:r>
      <w:proofErr w:type="spellEnd"/>
      <w:r w:rsidRPr="004A1B69">
        <w:rPr>
          <w:rFonts w:ascii="Arial" w:eastAsia="Arial" w:hAnsi="Arial"/>
        </w:rPr>
        <w:t>).</w:t>
      </w:r>
    </w:p>
  </w:footnote>
  <w:footnote w:id="6">
    <w:p w14:paraId="0725DFF5" w14:textId="5881F622" w:rsidR="008E7C09" w:rsidRPr="00A214D2" w:rsidRDefault="008E7C09">
      <w:pPr>
        <w:pStyle w:val="FootnoteText"/>
        <w:rPr>
          <w:lang w:val="en-US"/>
        </w:rPr>
      </w:pPr>
      <w:r>
        <w:rPr>
          <w:rStyle w:val="FootnoteReference"/>
        </w:rPr>
        <w:footnoteRef/>
      </w:r>
      <w:r>
        <w:t xml:space="preserve"> </w:t>
      </w:r>
      <w:r w:rsidRPr="004A1B69">
        <w:rPr>
          <w:rFonts w:ascii="Arial" w:eastAsia="Arial" w:hAnsi="Arial"/>
        </w:rPr>
        <w:t xml:space="preserve">Lenny Abramowicz, </w:t>
      </w:r>
      <w:r w:rsidRPr="004A1B69">
        <w:rPr>
          <w:rFonts w:ascii="Gautami" w:eastAsia="Gautami" w:hAnsi="Gautami"/>
        </w:rPr>
        <w:t>​</w:t>
      </w:r>
      <w:r w:rsidRPr="004A1B69">
        <w:rPr>
          <w:rFonts w:ascii="Arial" w:eastAsia="Arial" w:hAnsi="Arial"/>
          <w:i/>
        </w:rPr>
        <w:t>Journal of Law and Social Policy,</w:t>
      </w:r>
      <w:r w:rsidRPr="004A1B69">
        <w:rPr>
          <w:rFonts w:ascii="Arial" w:eastAsia="Arial" w:hAnsi="Arial"/>
        </w:rPr>
        <w:t xml:space="preserve"> </w:t>
      </w:r>
      <w:r w:rsidRPr="004A1B69">
        <w:rPr>
          <w:rFonts w:ascii="Gautami" w:eastAsia="Gautami" w:hAnsi="Gautami"/>
          <w:i/>
        </w:rPr>
        <w:t>​</w:t>
      </w:r>
      <w:r w:rsidRPr="004A1B69">
        <w:rPr>
          <w:rFonts w:ascii="Arial" w:eastAsia="Arial" w:hAnsi="Arial"/>
        </w:rPr>
        <w:t>vol. 19, “The Critical Characteristics of Community Legal Aid Clinics</w:t>
      </w:r>
      <w:r w:rsidRPr="004A1B69">
        <w:rPr>
          <w:rFonts w:ascii="Gautami" w:eastAsia="Gautami" w:hAnsi="Gautami"/>
        </w:rPr>
        <w:t>​</w:t>
      </w:r>
      <w:r w:rsidRPr="004A1B69">
        <w:rPr>
          <w:rFonts w:ascii="Arial" w:eastAsia="Arial" w:hAnsi="Arial"/>
          <w:i/>
        </w:rPr>
        <w:t>in Ontario”</w:t>
      </w:r>
      <w:r w:rsidRPr="004A1B69">
        <w:rPr>
          <w:rFonts w:ascii="Gautami" w:eastAsia="Gautami" w:hAnsi="Gautami"/>
          <w:i/>
        </w:rPr>
        <w:t>​</w:t>
      </w:r>
      <w:r w:rsidRPr="004A1B69">
        <w:rPr>
          <w:rFonts w:ascii="Arial" w:eastAsia="Arial" w:hAnsi="Arial"/>
        </w:rPr>
        <w:t>(2004), 3-5.</w:t>
      </w:r>
    </w:p>
  </w:footnote>
  <w:footnote w:id="7">
    <w:p w14:paraId="22D0EEFF" w14:textId="4F4E1B86" w:rsidR="008E7C09" w:rsidRPr="00A214D2" w:rsidRDefault="008E7C09">
      <w:pPr>
        <w:pStyle w:val="FootnoteText"/>
        <w:rPr>
          <w:lang w:val="en-US"/>
        </w:rPr>
      </w:pPr>
      <w:r>
        <w:rPr>
          <w:rStyle w:val="FootnoteReference"/>
        </w:rPr>
        <w:footnoteRef/>
      </w:r>
      <w:r>
        <w:t xml:space="preserve"> </w:t>
      </w:r>
      <w:r w:rsidRPr="004A1B69">
        <w:rPr>
          <w:rFonts w:ascii="Arial" w:eastAsia="Arial" w:hAnsi="Arial"/>
          <w:i/>
        </w:rPr>
        <w:t>Legal Aid Service Act, 1998</w:t>
      </w:r>
      <w:r w:rsidRPr="004A1B69">
        <w:rPr>
          <w:rFonts w:ascii="Gautami" w:eastAsia="Gautami" w:hAnsi="Gautami"/>
          <w:i/>
        </w:rPr>
        <w:t>​</w:t>
      </w:r>
      <w:r w:rsidRPr="004A1B69">
        <w:rPr>
          <w:rFonts w:ascii="Arial" w:eastAsia="Arial" w:hAnsi="Arial"/>
        </w:rPr>
        <w:t>,</w:t>
      </w:r>
      <w:r w:rsidRPr="004A1B69">
        <w:rPr>
          <w:rFonts w:ascii="Gautami" w:eastAsia="Gautami" w:hAnsi="Gautami"/>
        </w:rPr>
        <w:t xml:space="preserve"> ​</w:t>
      </w:r>
      <w:r w:rsidRPr="004A1B69">
        <w:rPr>
          <w:rFonts w:ascii="Arial" w:eastAsia="Arial" w:hAnsi="Arial"/>
        </w:rPr>
        <w:t>S.O. 1998, c 26,</w:t>
      </w:r>
      <w:r>
        <w:rPr>
          <w:rFonts w:ascii="Arial" w:eastAsia="Arial" w:hAnsi="Arial"/>
        </w:rPr>
        <w:t xml:space="preserve"> s2</w:t>
      </w:r>
    </w:p>
  </w:footnote>
  <w:footnote w:id="8">
    <w:p w14:paraId="3B789A5C" w14:textId="6A7D0B34" w:rsidR="008E7C09" w:rsidRPr="00A214D2" w:rsidRDefault="008E7C09">
      <w:pPr>
        <w:pStyle w:val="FootnoteText"/>
        <w:rPr>
          <w:lang w:val="en-US"/>
        </w:rPr>
      </w:pPr>
      <w:r>
        <w:rPr>
          <w:rStyle w:val="FootnoteReference"/>
        </w:rPr>
        <w:footnoteRef/>
      </w:r>
      <w:r>
        <w:t xml:space="preserve"> </w:t>
      </w:r>
      <w:r w:rsidRPr="004A1B69">
        <w:rPr>
          <w:rFonts w:ascii="Arial" w:eastAsia="Arial" w:hAnsi="Arial"/>
        </w:rPr>
        <w:t>Lenny Abramowicz, (2004), 6-7.</w:t>
      </w:r>
    </w:p>
  </w:footnote>
  <w:footnote w:id="9">
    <w:p w14:paraId="50ABFC31" w14:textId="775A55EA" w:rsidR="008E7C09" w:rsidRPr="003A5620" w:rsidRDefault="008E7C09" w:rsidP="003A5620">
      <w:pPr>
        <w:pStyle w:val="FootnoteText"/>
        <w:rPr>
          <w:lang w:val="en-US"/>
        </w:rPr>
      </w:pPr>
      <w:r w:rsidRPr="003A5620">
        <w:rPr>
          <w:rStyle w:val="FootnoteReference"/>
        </w:rPr>
        <w:footnoteRef/>
      </w:r>
      <w:r w:rsidRPr="003A5620">
        <w:t xml:space="preserve"> </w:t>
      </w:r>
      <w:r w:rsidRPr="003A5620">
        <w:rPr>
          <w:rFonts w:ascii="Arial" w:hAnsi="Arial"/>
          <w:color w:val="202124"/>
          <w:shd w:val="clear" w:color="auto" w:fill="FFFFFF"/>
        </w:rPr>
        <w:t xml:space="preserve">Smith, Linda Tuhiwai. </w:t>
      </w:r>
      <w:r w:rsidRPr="003A5620">
        <w:rPr>
          <w:rFonts w:ascii="Arial" w:hAnsi="Arial"/>
          <w:i/>
          <w:iCs/>
          <w:color w:val="202124"/>
          <w:shd w:val="clear" w:color="auto" w:fill="FFFFFF"/>
        </w:rPr>
        <w:t>Decolonizing Methodologies</w:t>
      </w:r>
      <w:r w:rsidRPr="003A5620">
        <w:rPr>
          <w:rFonts w:ascii="Arial" w:hAnsi="Arial"/>
          <w:color w:val="202124"/>
          <w:shd w:val="clear" w:color="auto" w:fill="FFFFFF"/>
        </w:rPr>
        <w:t>. 2nd ed</w:t>
      </w:r>
    </w:p>
  </w:footnote>
  <w:footnote w:id="10">
    <w:p w14:paraId="6915AF6C" w14:textId="544892C5" w:rsidR="008E7C09" w:rsidRPr="003A5620" w:rsidRDefault="008E7C09" w:rsidP="003A5620">
      <w:pPr>
        <w:pStyle w:val="Heading1"/>
        <w:spacing w:before="0"/>
        <w:rPr>
          <w:rFonts w:asciiTheme="minorHAnsi" w:eastAsia="Times New Roman" w:hAnsiTheme="minorHAnsi" w:cstheme="minorHAnsi"/>
          <w:b/>
          <w:bCs/>
          <w:color w:val="333333"/>
          <w:kern w:val="36"/>
          <w:sz w:val="20"/>
          <w:szCs w:val="20"/>
        </w:rPr>
      </w:pPr>
      <w:r w:rsidRPr="003A5620">
        <w:rPr>
          <w:rStyle w:val="FootnoteReference"/>
          <w:rFonts w:ascii="Arial" w:hAnsi="Arial" w:cs="Arial"/>
          <w:color w:val="auto"/>
          <w:sz w:val="20"/>
          <w:szCs w:val="20"/>
        </w:rPr>
        <w:footnoteRef/>
      </w:r>
      <w:r w:rsidRPr="003A5620">
        <w:rPr>
          <w:rFonts w:ascii="Arial" w:eastAsia="Times New Roman" w:hAnsi="Arial" w:cs="Arial"/>
          <w:color w:val="333333"/>
          <w:kern w:val="36"/>
          <w:sz w:val="20"/>
          <w:szCs w:val="20"/>
        </w:rPr>
        <w:t>TCPS 2 (20</w:t>
      </w:r>
      <w:r>
        <w:rPr>
          <w:rFonts w:ascii="Arial" w:eastAsia="Times New Roman" w:hAnsi="Arial" w:cs="Arial"/>
          <w:color w:val="333333"/>
          <w:kern w:val="36"/>
          <w:sz w:val="20"/>
          <w:szCs w:val="20"/>
        </w:rPr>
        <w:t>22</w:t>
      </w:r>
      <w:r w:rsidRPr="003A5620">
        <w:rPr>
          <w:rFonts w:ascii="Arial" w:eastAsia="Times New Roman" w:hAnsi="Arial" w:cs="Arial"/>
          <w:color w:val="333333"/>
          <w:kern w:val="36"/>
          <w:sz w:val="20"/>
          <w:szCs w:val="20"/>
        </w:rPr>
        <w:t>) – Chapter 9: Research Involving the First Nations, Inuit and Métis Peoples of Canada</w:t>
      </w:r>
    </w:p>
    <w:p w14:paraId="7DDE91F8" w14:textId="7FF7BF23" w:rsidR="008E7C09" w:rsidRPr="008D0E92" w:rsidRDefault="008E7C09" w:rsidP="003A5620">
      <w:pPr>
        <w:pStyle w:val="FootnoteText"/>
      </w:pPr>
    </w:p>
  </w:footnote>
  <w:footnote w:id="11">
    <w:p w14:paraId="65F2CCA1" w14:textId="27C4E3DC" w:rsidR="008E7C09" w:rsidRPr="0045739C" w:rsidRDefault="008E7C09" w:rsidP="002941C8">
      <w:pPr>
        <w:tabs>
          <w:tab w:val="left" w:pos="200"/>
        </w:tabs>
        <w:spacing w:line="0" w:lineRule="atLeast"/>
        <w:rPr>
          <w:rFonts w:ascii="Arial" w:eastAsia="Arial" w:hAnsi="Arial"/>
          <w:sz w:val="16"/>
          <w:szCs w:val="16"/>
          <w:vertAlign w:val="superscript"/>
        </w:rPr>
      </w:pPr>
      <w:r>
        <w:rPr>
          <w:rStyle w:val="FootnoteReference"/>
        </w:rPr>
        <w:footnoteRef/>
      </w:r>
      <w:r>
        <w:t xml:space="preserve"> </w:t>
      </w:r>
      <w:r w:rsidRPr="0045739C">
        <w:rPr>
          <w:rFonts w:ascii="Arial" w:eastAsia="Arial" w:hAnsi="Arial"/>
          <w:sz w:val="16"/>
          <w:szCs w:val="16"/>
        </w:rPr>
        <w:t xml:space="preserve">Social Planning Council of Sudbury, </w:t>
      </w:r>
      <w:r w:rsidRPr="0045739C">
        <w:rPr>
          <w:rFonts w:ascii="Gautami" w:eastAsia="Gautami" w:hAnsi="Gautami"/>
          <w:sz w:val="16"/>
          <w:szCs w:val="16"/>
        </w:rPr>
        <w:t>​</w:t>
      </w:r>
      <w:r w:rsidRPr="0045739C">
        <w:rPr>
          <w:rFonts w:ascii="Arial" w:eastAsia="Arial" w:hAnsi="Arial"/>
          <w:i/>
          <w:sz w:val="16"/>
          <w:szCs w:val="16"/>
        </w:rPr>
        <w:t>Indigenous Needs Assessment</w:t>
      </w:r>
      <w:r w:rsidRPr="0045739C">
        <w:rPr>
          <w:rFonts w:ascii="Gautami" w:eastAsia="Gautami" w:hAnsi="Gautami"/>
          <w:i/>
          <w:sz w:val="16"/>
          <w:szCs w:val="16"/>
        </w:rPr>
        <w:t>​</w:t>
      </w:r>
      <w:r>
        <w:rPr>
          <w:rFonts w:ascii="Gautami" w:eastAsia="Gautami" w:hAnsi="Gautami"/>
          <w:i/>
          <w:sz w:val="16"/>
          <w:szCs w:val="16"/>
        </w:rPr>
        <w:t xml:space="preserve"> </w:t>
      </w:r>
      <w:r w:rsidRPr="0045739C">
        <w:rPr>
          <w:rFonts w:ascii="Arial" w:eastAsia="Arial" w:hAnsi="Arial"/>
          <w:sz w:val="16"/>
          <w:szCs w:val="16"/>
        </w:rPr>
        <w:t>(Sudbury, ON, 2016), 10.</w:t>
      </w:r>
    </w:p>
    <w:p w14:paraId="4BB45ADE" w14:textId="2EA13C18" w:rsidR="008E7C09" w:rsidRPr="002941C8" w:rsidRDefault="008E7C09">
      <w:pPr>
        <w:pStyle w:val="FootnoteText"/>
      </w:pPr>
    </w:p>
  </w:footnote>
  <w:footnote w:id="12">
    <w:p w14:paraId="1F279025" w14:textId="5F4954D8" w:rsidR="008E7C09" w:rsidRDefault="008E7C09" w:rsidP="0045739C">
      <w:pPr>
        <w:tabs>
          <w:tab w:val="left" w:pos="200"/>
        </w:tabs>
        <w:spacing w:line="212" w:lineRule="auto"/>
        <w:rPr>
          <w:rFonts w:ascii="Arial" w:eastAsia="Arial" w:hAnsi="Arial"/>
          <w:sz w:val="24"/>
          <w:vertAlign w:val="superscript"/>
        </w:rPr>
      </w:pPr>
      <w:r>
        <w:rPr>
          <w:rStyle w:val="FootnoteReference"/>
        </w:rPr>
        <w:footnoteRef/>
      </w:r>
      <w:r>
        <w:t xml:space="preserve"> </w:t>
      </w:r>
      <w:proofErr w:type="spellStart"/>
      <w:r w:rsidRPr="0045739C">
        <w:rPr>
          <w:rFonts w:ascii="Arial" w:eastAsia="Arial" w:hAnsi="Arial"/>
          <w:sz w:val="16"/>
          <w:szCs w:val="16"/>
        </w:rPr>
        <w:t>Yiheyis</w:t>
      </w:r>
      <w:proofErr w:type="spellEnd"/>
      <w:r w:rsidRPr="0045739C">
        <w:rPr>
          <w:rFonts w:ascii="Arial" w:eastAsia="Arial" w:hAnsi="Arial"/>
          <w:sz w:val="16"/>
          <w:szCs w:val="16"/>
        </w:rPr>
        <w:t xml:space="preserve"> T, </w:t>
      </w:r>
      <w:proofErr w:type="spellStart"/>
      <w:r w:rsidRPr="0045739C">
        <w:rPr>
          <w:rFonts w:ascii="Arial" w:eastAsia="Arial" w:hAnsi="Arial"/>
          <w:sz w:val="16"/>
          <w:szCs w:val="16"/>
        </w:rPr>
        <w:t>Maru</w:t>
      </w:r>
      <w:proofErr w:type="spellEnd"/>
      <w:r w:rsidRPr="0045739C">
        <w:rPr>
          <w:rFonts w:ascii="Arial" w:eastAsia="Arial" w:hAnsi="Arial"/>
          <w:sz w:val="16"/>
          <w:szCs w:val="16"/>
        </w:rPr>
        <w:t xml:space="preserve">, Fletcher, Chewings, </w:t>
      </w:r>
      <w:r w:rsidRPr="0045739C">
        <w:rPr>
          <w:rFonts w:ascii="Gautami" w:eastAsia="Gautami" w:hAnsi="Gautami"/>
          <w:sz w:val="16"/>
          <w:szCs w:val="16"/>
        </w:rPr>
        <w:t>​</w:t>
      </w:r>
      <w:r w:rsidRPr="0045739C">
        <w:rPr>
          <w:rFonts w:ascii="Arial" w:eastAsia="Arial" w:hAnsi="Arial"/>
          <w:i/>
          <w:sz w:val="16"/>
          <w:szCs w:val="16"/>
        </w:rPr>
        <w:t xml:space="preserve">Ecology and Society </w:t>
      </w:r>
      <w:r w:rsidRPr="0045739C">
        <w:rPr>
          <w:rFonts w:ascii="Gautami" w:eastAsia="Gautami" w:hAnsi="Gautami"/>
          <w:i/>
          <w:sz w:val="16"/>
          <w:szCs w:val="16"/>
        </w:rPr>
        <w:t>​</w:t>
      </w:r>
      <w:r w:rsidRPr="0045739C">
        <w:rPr>
          <w:rFonts w:ascii="Arial" w:eastAsia="Arial" w:hAnsi="Arial"/>
          <w:sz w:val="16"/>
          <w:szCs w:val="16"/>
        </w:rPr>
        <w:t>(2012).</w:t>
      </w:r>
    </w:p>
    <w:p w14:paraId="60A3DCB1" w14:textId="4BD1A937" w:rsidR="008E7C09" w:rsidRPr="0045739C" w:rsidRDefault="008E7C09">
      <w:pPr>
        <w:pStyle w:val="FootnoteText"/>
      </w:pPr>
    </w:p>
  </w:footnote>
  <w:footnote w:id="13">
    <w:p w14:paraId="74C6DBAB" w14:textId="5C970E4E" w:rsidR="008E7C09" w:rsidRPr="00584A16" w:rsidRDefault="008E7C09" w:rsidP="00BA0F35">
      <w:pPr>
        <w:pStyle w:val="FootnoteText"/>
        <w:rPr>
          <w:lang w:val="en-US"/>
        </w:rPr>
      </w:pPr>
      <w:r>
        <w:rPr>
          <w:rStyle w:val="FootnoteReference"/>
        </w:rPr>
        <w:footnoteRef/>
      </w:r>
      <w:r>
        <w:t xml:space="preserve"> </w:t>
      </w:r>
      <w:r w:rsidRPr="00BA0F35">
        <w:rPr>
          <w:rFonts w:ascii="Arial" w:eastAsia="Arial" w:hAnsi="Arial"/>
          <w:i/>
          <w:sz w:val="16"/>
        </w:rPr>
        <w:t>R. v. Hill (1907)</w:t>
      </w:r>
    </w:p>
  </w:footnote>
  <w:footnote w:id="14">
    <w:p w14:paraId="3EBA4064" w14:textId="52269F36" w:rsidR="008E7C09" w:rsidRPr="00BA0F35" w:rsidRDefault="008E7C09" w:rsidP="00BA0F35">
      <w:pPr>
        <w:tabs>
          <w:tab w:val="left" w:pos="200"/>
        </w:tabs>
        <w:rPr>
          <w:rFonts w:ascii="Arial" w:eastAsia="Arial" w:hAnsi="Arial"/>
          <w:i/>
          <w:sz w:val="16"/>
        </w:rPr>
      </w:pPr>
      <w:r>
        <w:rPr>
          <w:rStyle w:val="FootnoteReference"/>
        </w:rPr>
        <w:footnoteRef/>
      </w:r>
      <w:r>
        <w:t xml:space="preserve"> </w:t>
      </w:r>
      <w:r>
        <w:rPr>
          <w:rFonts w:ascii="Arial" w:eastAsia="Arial" w:hAnsi="Arial"/>
          <w:i/>
          <w:sz w:val="16"/>
        </w:rPr>
        <w:t>Four B Manufacturing v. United Garment Workers (1979)</w:t>
      </w:r>
    </w:p>
  </w:footnote>
  <w:footnote w:id="15">
    <w:p w14:paraId="3134EA67" w14:textId="77777777" w:rsidR="008E7C09" w:rsidRDefault="008E7C09" w:rsidP="00BA0F35">
      <w:pPr>
        <w:tabs>
          <w:tab w:val="left" w:pos="200"/>
        </w:tabs>
        <w:rPr>
          <w:rFonts w:ascii="Arial" w:eastAsia="Arial" w:hAnsi="Arial"/>
          <w:sz w:val="16"/>
        </w:rPr>
      </w:pPr>
      <w:r>
        <w:rPr>
          <w:rStyle w:val="FootnoteReference"/>
        </w:rPr>
        <w:footnoteRef/>
      </w:r>
      <w:r>
        <w:t xml:space="preserve"> </w:t>
      </w:r>
      <w:r>
        <w:rPr>
          <w:rFonts w:ascii="Arial" w:eastAsia="Arial" w:hAnsi="Arial"/>
          <w:i/>
          <w:sz w:val="16"/>
        </w:rPr>
        <w:t>Natural Parents v. Superintendent of Child Welfare</w:t>
      </w:r>
      <w:r>
        <w:rPr>
          <w:rFonts w:ascii="Gautami" w:eastAsia="Gautami" w:hAnsi="Gautami"/>
          <w:i/>
          <w:sz w:val="16"/>
        </w:rPr>
        <w:t xml:space="preserve">​ </w:t>
      </w:r>
      <w:r>
        <w:rPr>
          <w:rFonts w:ascii="Arial" w:eastAsia="Arial" w:hAnsi="Arial"/>
          <w:sz w:val="16"/>
        </w:rPr>
        <w:t>(1967)</w:t>
      </w:r>
    </w:p>
    <w:p w14:paraId="30A63027" w14:textId="77777777" w:rsidR="008E7C09" w:rsidRDefault="008E7C09" w:rsidP="00BA0F35">
      <w:pPr>
        <w:tabs>
          <w:tab w:val="left" w:pos="200"/>
        </w:tabs>
        <w:rPr>
          <w:rFonts w:ascii="Arial" w:eastAsia="Arial" w:hAnsi="Arial"/>
          <w:sz w:val="19"/>
          <w:vertAlign w:val="superscript"/>
        </w:rPr>
      </w:pPr>
    </w:p>
    <w:p w14:paraId="5CA85848" w14:textId="56114629" w:rsidR="008E7C09" w:rsidRPr="00BA0F35" w:rsidRDefault="008E7C09">
      <w:pPr>
        <w:pStyle w:val="FootnoteText"/>
      </w:pPr>
    </w:p>
  </w:footnote>
  <w:footnote w:id="16">
    <w:p w14:paraId="56097D32" w14:textId="08139EF0" w:rsidR="008E7C09" w:rsidRPr="00BA0F35" w:rsidRDefault="008E7C09" w:rsidP="009F6538">
      <w:pPr>
        <w:tabs>
          <w:tab w:val="left" w:pos="200"/>
        </w:tabs>
        <w:rPr>
          <w:rFonts w:ascii="Arial" w:eastAsia="Arial" w:hAnsi="Arial"/>
          <w:sz w:val="16"/>
        </w:rPr>
      </w:pPr>
      <w:r>
        <w:rPr>
          <w:rStyle w:val="FootnoteReference"/>
        </w:rPr>
        <w:footnoteRef/>
      </w:r>
      <w:r>
        <w:t xml:space="preserve"> </w:t>
      </w:r>
      <w:r>
        <w:rPr>
          <w:rFonts w:ascii="Arial" w:eastAsia="Arial" w:hAnsi="Arial"/>
          <w:sz w:val="16"/>
        </w:rPr>
        <w:t xml:space="preserve">Peter Hogg, </w:t>
      </w:r>
      <w:r>
        <w:rPr>
          <w:rFonts w:ascii="Gautami" w:eastAsia="Gautami" w:hAnsi="Gautami"/>
          <w:sz w:val="16"/>
        </w:rPr>
        <w:t>​</w:t>
      </w:r>
      <w:r>
        <w:rPr>
          <w:rFonts w:ascii="Arial" w:eastAsia="Arial" w:hAnsi="Arial"/>
          <w:i/>
          <w:sz w:val="16"/>
        </w:rPr>
        <w:t>Constitutional Law of Canada</w:t>
      </w:r>
      <w:r>
        <w:rPr>
          <w:rFonts w:ascii="Arial" w:eastAsia="Arial" w:hAnsi="Arial"/>
          <w:sz w:val="16"/>
        </w:rPr>
        <w:t xml:space="preserve"> </w:t>
      </w:r>
      <w:r>
        <w:rPr>
          <w:rFonts w:ascii="Gautami" w:eastAsia="Gautami" w:hAnsi="Gautami"/>
          <w:i/>
          <w:sz w:val="16"/>
        </w:rPr>
        <w:t>​</w:t>
      </w:r>
      <w:r>
        <w:rPr>
          <w:rFonts w:ascii="Arial" w:eastAsia="Arial" w:hAnsi="Arial"/>
          <w:sz w:val="16"/>
        </w:rPr>
        <w:t>s 28.2 (2017)</w:t>
      </w:r>
    </w:p>
  </w:footnote>
  <w:footnote w:id="17">
    <w:p w14:paraId="6B818B64" w14:textId="393EAB6F" w:rsidR="008E7C09" w:rsidRPr="009F6538" w:rsidRDefault="008E7C09" w:rsidP="009F6538">
      <w:pPr>
        <w:pStyle w:val="FootnoteText"/>
        <w:rPr>
          <w:rFonts w:ascii="Arial" w:eastAsia="Arial" w:hAnsi="Arial"/>
          <w:sz w:val="16"/>
        </w:rPr>
      </w:pPr>
      <w:r>
        <w:rPr>
          <w:rStyle w:val="FootnoteReference"/>
        </w:rPr>
        <w:footnoteRef/>
      </w:r>
      <w:r>
        <w:t xml:space="preserve"> </w:t>
      </w:r>
      <w:r>
        <w:rPr>
          <w:rFonts w:ascii="Arial" w:eastAsia="Arial" w:hAnsi="Arial"/>
          <w:i/>
          <w:sz w:val="16"/>
        </w:rPr>
        <w:t>Ibid,</w:t>
      </w:r>
      <w:r>
        <w:rPr>
          <w:rFonts w:ascii="Gautami" w:eastAsia="Gautami" w:hAnsi="Gautami"/>
          <w:sz w:val="16"/>
        </w:rPr>
        <w:t xml:space="preserve"> </w:t>
      </w:r>
      <w:r>
        <w:rPr>
          <w:rFonts w:ascii="Gautami" w:eastAsia="Gautami" w:hAnsi="Gautami"/>
          <w:i/>
          <w:sz w:val="16"/>
        </w:rPr>
        <w:t>​</w:t>
      </w:r>
      <w:r>
        <w:rPr>
          <w:rFonts w:ascii="Arial" w:eastAsia="Arial" w:hAnsi="Arial"/>
          <w:sz w:val="16"/>
        </w:rPr>
        <w:t>s. 28.3</w:t>
      </w:r>
    </w:p>
  </w:footnote>
  <w:footnote w:id="18">
    <w:p w14:paraId="4AE113EB" w14:textId="224891EB" w:rsidR="008E7C09" w:rsidRPr="00BA0F35" w:rsidRDefault="008E7C09" w:rsidP="009F6538">
      <w:pPr>
        <w:pStyle w:val="FootnoteText"/>
        <w:rPr>
          <w:lang w:val="en-US"/>
        </w:rPr>
      </w:pPr>
      <w:r>
        <w:rPr>
          <w:rStyle w:val="FootnoteReference"/>
        </w:rPr>
        <w:footnoteRef/>
      </w:r>
      <w:r>
        <w:t xml:space="preserve"> </w:t>
      </w:r>
      <w:r w:rsidRPr="009F6538">
        <w:rPr>
          <w:rFonts w:ascii="Arial" w:eastAsia="Arial" w:hAnsi="Arial"/>
          <w:i/>
          <w:sz w:val="16"/>
        </w:rPr>
        <w:t>Indian Act​, R.S.C.,1985, c-I-5</w:t>
      </w:r>
    </w:p>
  </w:footnote>
  <w:footnote w:id="19">
    <w:p w14:paraId="586AB7D4" w14:textId="60261348" w:rsidR="008E7C09" w:rsidRPr="009F6538" w:rsidRDefault="008E7C09" w:rsidP="009F6538">
      <w:pPr>
        <w:tabs>
          <w:tab w:val="left" w:pos="189"/>
        </w:tabs>
        <w:rPr>
          <w:rFonts w:ascii="Arial" w:eastAsia="Arial" w:hAnsi="Arial"/>
          <w:sz w:val="16"/>
          <w:szCs w:val="16"/>
          <w:vertAlign w:val="superscript"/>
        </w:rPr>
      </w:pPr>
      <w:r>
        <w:rPr>
          <w:rStyle w:val="FootnoteReference"/>
        </w:rPr>
        <w:footnoteRef/>
      </w:r>
      <w:r>
        <w:t xml:space="preserve"> </w:t>
      </w:r>
      <w:r w:rsidRPr="009F6538">
        <w:rPr>
          <w:rFonts w:ascii="Arial" w:eastAsia="Arial" w:hAnsi="Arial"/>
          <w:sz w:val="16"/>
          <w:szCs w:val="16"/>
        </w:rPr>
        <w:t>Government of Canada; Indigenous and Northern Affairs Canada; Communications Branch, “The Government of Canada's Approach to Implementation of the Inherent Right and the Negotiation of Aboriginal Self-Government,” Government of Canada; Indigenous and Northern Affairs Canada; Communications Branch, September 15, 2010.</w:t>
      </w:r>
    </w:p>
  </w:footnote>
  <w:footnote w:id="20">
    <w:p w14:paraId="3FCEFFF9" w14:textId="77777777" w:rsidR="008E7C09" w:rsidRPr="009F6538" w:rsidRDefault="008E7C09" w:rsidP="009F6538">
      <w:pPr>
        <w:tabs>
          <w:tab w:val="left" w:pos="200"/>
        </w:tabs>
        <w:rPr>
          <w:rFonts w:ascii="Arial" w:eastAsia="Arial" w:hAnsi="Arial"/>
          <w:sz w:val="16"/>
          <w:szCs w:val="16"/>
        </w:rPr>
      </w:pPr>
      <w:r>
        <w:rPr>
          <w:rStyle w:val="FootnoteReference"/>
        </w:rPr>
        <w:footnoteRef/>
      </w:r>
      <w:r>
        <w:t xml:space="preserve"> </w:t>
      </w:r>
      <w:r w:rsidRPr="009F6538">
        <w:rPr>
          <w:rFonts w:ascii="Arial" w:eastAsia="Arial" w:hAnsi="Arial"/>
          <w:sz w:val="16"/>
          <w:szCs w:val="16"/>
        </w:rPr>
        <w:t>“Our Nation,” Grand Council Treaty #3.</w:t>
      </w:r>
    </w:p>
    <w:p w14:paraId="2FDA5DF6" w14:textId="033EBDA4" w:rsidR="008E7C09" w:rsidRPr="009F6538" w:rsidRDefault="008E7C09">
      <w:pPr>
        <w:pStyle w:val="FootnoteText"/>
      </w:pPr>
    </w:p>
  </w:footnote>
  <w:footnote w:id="21">
    <w:p w14:paraId="2EF33787" w14:textId="3DF3FF17" w:rsidR="008E7C09" w:rsidRPr="00385DA1" w:rsidRDefault="008E7C09" w:rsidP="00385DA1">
      <w:pPr>
        <w:tabs>
          <w:tab w:val="left" w:pos="189"/>
        </w:tabs>
        <w:rPr>
          <w:rFonts w:ascii="Arial" w:eastAsia="Arial" w:hAnsi="Arial"/>
          <w:sz w:val="16"/>
          <w:szCs w:val="16"/>
          <w:vertAlign w:val="superscript"/>
        </w:rPr>
      </w:pPr>
      <w:r>
        <w:rPr>
          <w:rStyle w:val="FootnoteReference"/>
        </w:rPr>
        <w:footnoteRef/>
      </w:r>
      <w:r>
        <w:t xml:space="preserve"> </w:t>
      </w:r>
      <w:r w:rsidRPr="009F6538">
        <w:rPr>
          <w:rFonts w:ascii="Arial" w:eastAsia="Arial" w:hAnsi="Arial"/>
          <w:sz w:val="16"/>
          <w:szCs w:val="16"/>
        </w:rPr>
        <w:t>Government of Canada; Indigenous and Northern Affairs Canada; Communications Branch, “Matrimonial Real Property on Reserves,” Government of Canada; Indigenous and Northern Affairs Canada; Communications Branch, February 26, 2015.</w:t>
      </w:r>
    </w:p>
  </w:footnote>
  <w:footnote w:id="22">
    <w:p w14:paraId="6A178D3C" w14:textId="1B07143E" w:rsidR="008E7C09" w:rsidRPr="00385DA1" w:rsidRDefault="008E7C09" w:rsidP="00385DA1">
      <w:pPr>
        <w:tabs>
          <w:tab w:val="left" w:pos="189"/>
        </w:tabs>
        <w:rPr>
          <w:rFonts w:ascii="Arial" w:eastAsia="Arial" w:hAnsi="Arial"/>
          <w:sz w:val="24"/>
          <w:vertAlign w:val="superscript"/>
        </w:rPr>
      </w:pPr>
      <w:r>
        <w:rPr>
          <w:rStyle w:val="FootnoteReference"/>
        </w:rPr>
        <w:footnoteRef/>
      </w:r>
      <w:r>
        <w:t xml:space="preserve"> </w:t>
      </w:r>
      <w:r w:rsidRPr="00385DA1">
        <w:rPr>
          <w:rFonts w:ascii="Arial" w:eastAsia="Arial" w:hAnsi="Arial"/>
          <w:sz w:val="16"/>
          <w:szCs w:val="16"/>
        </w:rPr>
        <w:t>Government of Canada; Indigenous and Northern Affairs Canada, “Getting out of the Business of Indian Registration,” Government of Canada; Indigenous and Northern Affairs Canada, November 28, 2018.</w:t>
      </w:r>
    </w:p>
  </w:footnote>
  <w:footnote w:id="23">
    <w:p w14:paraId="78424A43" w14:textId="77777777" w:rsidR="008E7C09" w:rsidRDefault="008E7C09" w:rsidP="00385DA1">
      <w:pPr>
        <w:tabs>
          <w:tab w:val="left" w:pos="200"/>
        </w:tabs>
        <w:rPr>
          <w:rFonts w:ascii="Arial" w:eastAsia="Arial" w:hAnsi="Arial"/>
          <w:sz w:val="19"/>
          <w:vertAlign w:val="superscript"/>
        </w:rPr>
      </w:pPr>
      <w:r>
        <w:rPr>
          <w:rStyle w:val="FootnoteReference"/>
        </w:rPr>
        <w:footnoteRef/>
      </w:r>
      <w:r>
        <w:t xml:space="preserve"> </w:t>
      </w:r>
      <w:r>
        <w:rPr>
          <w:rFonts w:ascii="Arial" w:eastAsia="Arial" w:hAnsi="Arial"/>
          <w:sz w:val="16"/>
        </w:rPr>
        <w:t xml:space="preserve">Maria </w:t>
      </w:r>
      <w:proofErr w:type="spellStart"/>
      <w:r>
        <w:rPr>
          <w:rFonts w:ascii="Arial" w:eastAsia="Arial" w:hAnsi="Arial"/>
          <w:sz w:val="16"/>
        </w:rPr>
        <w:t>Morellato</w:t>
      </w:r>
      <w:proofErr w:type="spellEnd"/>
      <w:r>
        <w:rPr>
          <w:rFonts w:ascii="Arial" w:eastAsia="Arial" w:hAnsi="Arial"/>
          <w:sz w:val="16"/>
        </w:rPr>
        <w:t xml:space="preserve">, </w:t>
      </w:r>
      <w:r>
        <w:rPr>
          <w:rFonts w:ascii="Gautami" w:eastAsia="Gautami" w:hAnsi="Gautami"/>
          <w:sz w:val="16"/>
        </w:rPr>
        <w:t>​</w:t>
      </w:r>
      <w:r>
        <w:rPr>
          <w:rFonts w:ascii="Arial" w:eastAsia="Arial" w:hAnsi="Arial"/>
          <w:i/>
          <w:sz w:val="16"/>
        </w:rPr>
        <w:t xml:space="preserve">Memorandum on Indian Status and Band Membership </w:t>
      </w:r>
      <w:r>
        <w:rPr>
          <w:rFonts w:ascii="Gautami" w:eastAsia="Gautami" w:hAnsi="Gautami"/>
          <w:i/>
          <w:sz w:val="16"/>
        </w:rPr>
        <w:t>​</w:t>
      </w:r>
      <w:r>
        <w:rPr>
          <w:rFonts w:ascii="Arial" w:eastAsia="Arial" w:hAnsi="Arial"/>
          <w:sz w:val="16"/>
        </w:rPr>
        <w:t>(2006).</w:t>
      </w:r>
    </w:p>
    <w:p w14:paraId="480029FF" w14:textId="2227D95D" w:rsidR="008E7C09" w:rsidRPr="00385DA1" w:rsidRDefault="008E7C09" w:rsidP="00385DA1">
      <w:pPr>
        <w:pStyle w:val="FootnoteText"/>
      </w:pPr>
    </w:p>
  </w:footnote>
  <w:footnote w:id="24">
    <w:p w14:paraId="72CAE4B8" w14:textId="40F7ED75" w:rsidR="008E7C09" w:rsidRPr="00E731F4" w:rsidRDefault="008E7C09">
      <w:pPr>
        <w:pStyle w:val="FootnoteText"/>
        <w:rPr>
          <w:lang w:val="en-US"/>
        </w:rPr>
      </w:pPr>
      <w:r>
        <w:rPr>
          <w:rStyle w:val="FootnoteReference"/>
        </w:rPr>
        <w:footnoteRef/>
      </w:r>
      <w:r>
        <w:t xml:space="preserve"> </w:t>
      </w:r>
      <w:proofErr w:type="spellStart"/>
      <w:r w:rsidRPr="00E731F4">
        <w:rPr>
          <w:rFonts w:ascii="Arial" w:eastAsia="Arial" w:hAnsi="Arial"/>
          <w:i/>
          <w:sz w:val="16"/>
          <w:szCs w:val="16"/>
        </w:rPr>
        <w:t>Nilt</w:t>
      </w:r>
      <w:proofErr w:type="spellEnd"/>
      <w:r w:rsidRPr="00E731F4">
        <w:rPr>
          <w:rFonts w:ascii="Arial" w:eastAsia="Arial" w:hAnsi="Arial"/>
          <w:i/>
          <w:sz w:val="16"/>
          <w:szCs w:val="16"/>
        </w:rPr>
        <w:t xml:space="preserve"> </w:t>
      </w:r>
      <w:proofErr w:type="spellStart"/>
      <w:r w:rsidRPr="00E731F4">
        <w:rPr>
          <w:rFonts w:ascii="Arial" w:eastAsia="Arial" w:hAnsi="Arial"/>
          <w:i/>
          <w:sz w:val="16"/>
          <w:szCs w:val="16"/>
        </w:rPr>
        <w:t>tu</w:t>
      </w:r>
      <w:proofErr w:type="spellEnd"/>
      <w:r w:rsidRPr="00E731F4">
        <w:rPr>
          <w:rFonts w:ascii="Arial" w:eastAsia="Arial" w:hAnsi="Arial"/>
          <w:i/>
          <w:sz w:val="16"/>
          <w:szCs w:val="16"/>
        </w:rPr>
        <w:t xml:space="preserve"> o Child and Family Services Society v. BC Government and Service Employees Union</w:t>
      </w:r>
      <w:r w:rsidRPr="00E731F4">
        <w:rPr>
          <w:rFonts w:ascii="Gautami" w:eastAsia="Gautami" w:hAnsi="Gautami"/>
          <w:i/>
          <w:sz w:val="16"/>
          <w:szCs w:val="16"/>
        </w:rPr>
        <w:t>​</w:t>
      </w:r>
      <w:r w:rsidRPr="00E731F4">
        <w:rPr>
          <w:rFonts w:ascii="Arial" w:eastAsia="Arial" w:hAnsi="Arial"/>
          <w:sz w:val="16"/>
          <w:szCs w:val="16"/>
        </w:rPr>
        <w:t>,</w:t>
      </w:r>
      <w:r w:rsidRPr="00E731F4">
        <w:rPr>
          <w:rFonts w:ascii="Gautami" w:eastAsia="Gautami" w:hAnsi="Gautami"/>
          <w:sz w:val="16"/>
          <w:szCs w:val="16"/>
        </w:rPr>
        <w:t xml:space="preserve"> </w:t>
      </w:r>
      <w:r w:rsidRPr="00E731F4">
        <w:rPr>
          <w:rFonts w:ascii="Arial" w:eastAsia="Arial" w:hAnsi="Arial"/>
          <w:sz w:val="16"/>
          <w:szCs w:val="16"/>
        </w:rPr>
        <w:t>(2010).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BEFD79E"/>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3"/>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4"/>
    <w:multiLevelType w:val="hybridMultilevel"/>
    <w:tmpl w:val="4E6AFB6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6"/>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9"/>
    <w:multiLevelType w:val="hybridMultilevel"/>
    <w:tmpl w:val="7C83E4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A"/>
    <w:multiLevelType w:val="hybridMultilevel"/>
    <w:tmpl w:val="257130A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B"/>
    <w:multiLevelType w:val="hybridMultilevel"/>
    <w:tmpl w:val="62BBD9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C"/>
    <w:multiLevelType w:val="hybridMultilevel"/>
    <w:tmpl w:val="436C612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D"/>
    <w:multiLevelType w:val="hybridMultilevel"/>
    <w:tmpl w:val="628C895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E"/>
    <w:multiLevelType w:val="hybridMultilevel"/>
    <w:tmpl w:val="333AB10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F"/>
    <w:multiLevelType w:val="hybridMultilevel"/>
    <w:tmpl w:val="721DA31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10"/>
    <w:multiLevelType w:val="hybridMultilevel"/>
    <w:tmpl w:val="2443A8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0000011"/>
    <w:multiLevelType w:val="hybridMultilevel"/>
    <w:tmpl w:val="2D1D5A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nsid w:val="00000012"/>
    <w:multiLevelType w:val="hybridMultilevel"/>
    <w:tmpl w:val="6763845E"/>
    <w:lvl w:ilvl="0" w:tplc="FFFFFFFF">
      <w:start w:val="1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nsid w:val="00000013"/>
    <w:multiLevelType w:val="hybridMultilevel"/>
    <w:tmpl w:val="75A2A8D4"/>
    <w:lvl w:ilvl="0" w:tplc="FFFFFFFF">
      <w:start w:val="1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nsid w:val="00000015"/>
    <w:multiLevelType w:val="hybridMultilevel"/>
    <w:tmpl w:val="79838CB2"/>
    <w:lvl w:ilvl="0" w:tplc="FFFFFFFF">
      <w:start w:val="2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nsid w:val="00000016"/>
    <w:multiLevelType w:val="hybridMultilevel"/>
    <w:tmpl w:val="4353D0CC"/>
    <w:lvl w:ilvl="0" w:tplc="FFFFFFFF">
      <w:start w:val="2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nsid w:val="01A244B5"/>
    <w:multiLevelType w:val="hybridMultilevel"/>
    <w:tmpl w:val="2158900E"/>
    <w:lvl w:ilvl="0" w:tplc="72686C5A">
      <w:start w:val="1"/>
      <w:numFmt w:val="decimal"/>
      <w:lvlText w:val="%1)"/>
      <w:lvlJc w:val="left"/>
      <w:pPr>
        <w:ind w:left="361" w:hanging="360"/>
      </w:pPr>
      <w:rPr>
        <w:rFonts w:hint="default"/>
      </w:rPr>
    </w:lvl>
    <w:lvl w:ilvl="1" w:tplc="10090019" w:tentative="1">
      <w:start w:val="1"/>
      <w:numFmt w:val="lowerLetter"/>
      <w:lvlText w:val="%2."/>
      <w:lvlJc w:val="left"/>
      <w:pPr>
        <w:ind w:left="1081" w:hanging="360"/>
      </w:pPr>
    </w:lvl>
    <w:lvl w:ilvl="2" w:tplc="1009001B" w:tentative="1">
      <w:start w:val="1"/>
      <w:numFmt w:val="lowerRoman"/>
      <w:lvlText w:val="%3."/>
      <w:lvlJc w:val="right"/>
      <w:pPr>
        <w:ind w:left="1801" w:hanging="180"/>
      </w:pPr>
    </w:lvl>
    <w:lvl w:ilvl="3" w:tplc="1009000F" w:tentative="1">
      <w:start w:val="1"/>
      <w:numFmt w:val="decimal"/>
      <w:lvlText w:val="%4."/>
      <w:lvlJc w:val="left"/>
      <w:pPr>
        <w:ind w:left="2521" w:hanging="360"/>
      </w:pPr>
    </w:lvl>
    <w:lvl w:ilvl="4" w:tplc="10090019" w:tentative="1">
      <w:start w:val="1"/>
      <w:numFmt w:val="lowerLetter"/>
      <w:lvlText w:val="%5."/>
      <w:lvlJc w:val="left"/>
      <w:pPr>
        <w:ind w:left="3241" w:hanging="360"/>
      </w:pPr>
    </w:lvl>
    <w:lvl w:ilvl="5" w:tplc="1009001B" w:tentative="1">
      <w:start w:val="1"/>
      <w:numFmt w:val="lowerRoman"/>
      <w:lvlText w:val="%6."/>
      <w:lvlJc w:val="right"/>
      <w:pPr>
        <w:ind w:left="3961" w:hanging="180"/>
      </w:pPr>
    </w:lvl>
    <w:lvl w:ilvl="6" w:tplc="1009000F" w:tentative="1">
      <w:start w:val="1"/>
      <w:numFmt w:val="decimal"/>
      <w:lvlText w:val="%7."/>
      <w:lvlJc w:val="left"/>
      <w:pPr>
        <w:ind w:left="4681" w:hanging="360"/>
      </w:pPr>
    </w:lvl>
    <w:lvl w:ilvl="7" w:tplc="10090019" w:tentative="1">
      <w:start w:val="1"/>
      <w:numFmt w:val="lowerLetter"/>
      <w:lvlText w:val="%8."/>
      <w:lvlJc w:val="left"/>
      <w:pPr>
        <w:ind w:left="5401" w:hanging="360"/>
      </w:pPr>
    </w:lvl>
    <w:lvl w:ilvl="8" w:tplc="1009001B" w:tentative="1">
      <w:start w:val="1"/>
      <w:numFmt w:val="lowerRoman"/>
      <w:lvlText w:val="%9."/>
      <w:lvlJc w:val="right"/>
      <w:pPr>
        <w:ind w:left="6121" w:hanging="180"/>
      </w:pPr>
    </w:lvl>
  </w:abstractNum>
  <w:abstractNum w:abstractNumId="18">
    <w:nsid w:val="3954064F"/>
    <w:multiLevelType w:val="hybridMultilevel"/>
    <w:tmpl w:val="52DAC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17"/>
  </w:num>
  <w:num w:numId="5">
    <w:abstractNumId w:val="3"/>
  </w:num>
  <w:num w:numId="6">
    <w:abstractNumId w:val="4"/>
  </w:num>
  <w:num w:numId="7">
    <w:abstractNumId w:val="5"/>
  </w:num>
  <w:num w:numId="8">
    <w:abstractNumId w:val="18"/>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4D2"/>
    <w:rsid w:val="00077799"/>
    <w:rsid w:val="000A47CA"/>
    <w:rsid w:val="000D222A"/>
    <w:rsid w:val="0018422B"/>
    <w:rsid w:val="001E6788"/>
    <w:rsid w:val="002306AC"/>
    <w:rsid w:val="00266CC1"/>
    <w:rsid w:val="002941C8"/>
    <w:rsid w:val="003158B9"/>
    <w:rsid w:val="00322CD6"/>
    <w:rsid w:val="00385DA1"/>
    <w:rsid w:val="003A5620"/>
    <w:rsid w:val="003E0E63"/>
    <w:rsid w:val="0045739C"/>
    <w:rsid w:val="004A310C"/>
    <w:rsid w:val="004E5553"/>
    <w:rsid w:val="004F2AEB"/>
    <w:rsid w:val="00561C8E"/>
    <w:rsid w:val="00577C25"/>
    <w:rsid w:val="00584A16"/>
    <w:rsid w:val="00584FBC"/>
    <w:rsid w:val="005D4B5B"/>
    <w:rsid w:val="00617B75"/>
    <w:rsid w:val="0062488D"/>
    <w:rsid w:val="006968A3"/>
    <w:rsid w:val="006D758A"/>
    <w:rsid w:val="007313A0"/>
    <w:rsid w:val="00741501"/>
    <w:rsid w:val="00750E32"/>
    <w:rsid w:val="00871A8F"/>
    <w:rsid w:val="00880C6F"/>
    <w:rsid w:val="00890D3C"/>
    <w:rsid w:val="008D0E92"/>
    <w:rsid w:val="008E7C09"/>
    <w:rsid w:val="008F7836"/>
    <w:rsid w:val="00954AF1"/>
    <w:rsid w:val="00954EB6"/>
    <w:rsid w:val="0098290D"/>
    <w:rsid w:val="009B108D"/>
    <w:rsid w:val="009C4C99"/>
    <w:rsid w:val="009F6538"/>
    <w:rsid w:val="00A214D2"/>
    <w:rsid w:val="00A620A2"/>
    <w:rsid w:val="00A7142E"/>
    <w:rsid w:val="00A747BC"/>
    <w:rsid w:val="00A82468"/>
    <w:rsid w:val="00AC2E06"/>
    <w:rsid w:val="00BA029F"/>
    <w:rsid w:val="00BA0F35"/>
    <w:rsid w:val="00BF0226"/>
    <w:rsid w:val="00C06A03"/>
    <w:rsid w:val="00CB6C7F"/>
    <w:rsid w:val="00D11717"/>
    <w:rsid w:val="00DA3CD1"/>
    <w:rsid w:val="00DA6565"/>
    <w:rsid w:val="00E54748"/>
    <w:rsid w:val="00E6750F"/>
    <w:rsid w:val="00E70B2F"/>
    <w:rsid w:val="00E731F4"/>
    <w:rsid w:val="00E824A7"/>
    <w:rsid w:val="00EE7953"/>
    <w:rsid w:val="00F624D8"/>
    <w:rsid w:val="00F665AA"/>
    <w:rsid w:val="00F73766"/>
    <w:rsid w:val="00F74B05"/>
    <w:rsid w:val="00FA03A5"/>
    <w:rsid w:val="00FB1A0F"/>
    <w:rsid w:val="00FC26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4D2"/>
    <w:pPr>
      <w:spacing w:after="0" w:line="240" w:lineRule="auto"/>
    </w:pPr>
    <w:rPr>
      <w:rFonts w:ascii="Calibri" w:eastAsia="Calibri" w:hAnsi="Calibri" w:cs="Arial"/>
      <w:kern w:val="0"/>
      <w:sz w:val="20"/>
      <w:szCs w:val="20"/>
      <w:lang w:eastAsia="en-CA"/>
      <w14:ligatures w14:val="none"/>
    </w:rPr>
  </w:style>
  <w:style w:type="paragraph" w:styleId="Heading1">
    <w:name w:val="heading 1"/>
    <w:basedOn w:val="Normal"/>
    <w:next w:val="Normal"/>
    <w:link w:val="Heading1Char"/>
    <w:uiPriority w:val="9"/>
    <w:qFormat/>
    <w:rsid w:val="008D0E9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214D2"/>
  </w:style>
  <w:style w:type="character" w:customStyle="1" w:styleId="FootnoteTextChar">
    <w:name w:val="Footnote Text Char"/>
    <w:basedOn w:val="DefaultParagraphFont"/>
    <w:link w:val="FootnoteText"/>
    <w:uiPriority w:val="99"/>
    <w:semiHidden/>
    <w:rsid w:val="00A214D2"/>
    <w:rPr>
      <w:rFonts w:ascii="Calibri" w:eastAsia="Calibri" w:hAnsi="Calibri" w:cs="Arial"/>
      <w:kern w:val="0"/>
      <w:sz w:val="20"/>
      <w:szCs w:val="20"/>
      <w:lang w:eastAsia="en-CA"/>
      <w14:ligatures w14:val="none"/>
    </w:rPr>
  </w:style>
  <w:style w:type="character" w:styleId="FootnoteReference">
    <w:name w:val="footnote reference"/>
    <w:basedOn w:val="DefaultParagraphFont"/>
    <w:uiPriority w:val="99"/>
    <w:semiHidden/>
    <w:unhideWhenUsed/>
    <w:rsid w:val="00A214D2"/>
    <w:rPr>
      <w:vertAlign w:val="superscript"/>
    </w:rPr>
  </w:style>
  <w:style w:type="paragraph" w:styleId="ListParagraph">
    <w:name w:val="List Paragraph"/>
    <w:basedOn w:val="Normal"/>
    <w:uiPriority w:val="34"/>
    <w:qFormat/>
    <w:rsid w:val="00CB6C7F"/>
    <w:pPr>
      <w:ind w:left="720"/>
      <w:contextualSpacing/>
    </w:pPr>
  </w:style>
  <w:style w:type="character" w:customStyle="1" w:styleId="Heading1Char">
    <w:name w:val="Heading 1 Char"/>
    <w:basedOn w:val="DefaultParagraphFont"/>
    <w:link w:val="Heading1"/>
    <w:uiPriority w:val="9"/>
    <w:rsid w:val="008D0E92"/>
    <w:rPr>
      <w:rFonts w:asciiTheme="majorHAnsi" w:eastAsiaTheme="majorEastAsia" w:hAnsiTheme="majorHAnsi" w:cstheme="majorBidi"/>
      <w:color w:val="2F5496" w:themeColor="accent1" w:themeShade="BF"/>
      <w:kern w:val="0"/>
      <w:sz w:val="32"/>
      <w:szCs w:val="32"/>
      <w:lang w:eastAsia="en-CA"/>
      <w14:ligatures w14:val="none"/>
    </w:rPr>
  </w:style>
  <w:style w:type="table" w:styleId="TableGrid">
    <w:name w:val="Table Grid"/>
    <w:basedOn w:val="TableNormal"/>
    <w:uiPriority w:val="39"/>
    <w:rsid w:val="00954E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DA6565"/>
    <w:pPr>
      <w:spacing w:line="259" w:lineRule="auto"/>
      <w:outlineLvl w:val="9"/>
    </w:pPr>
    <w:rPr>
      <w:lang w:val="en-US" w:eastAsia="en-US"/>
    </w:rPr>
  </w:style>
  <w:style w:type="paragraph" w:styleId="TOC2">
    <w:name w:val="toc 2"/>
    <w:basedOn w:val="Normal"/>
    <w:next w:val="Normal"/>
    <w:autoRedefine/>
    <w:uiPriority w:val="39"/>
    <w:unhideWhenUsed/>
    <w:rsid w:val="00DA6565"/>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DA6565"/>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DA6565"/>
    <w:pPr>
      <w:spacing w:after="100" w:line="259" w:lineRule="auto"/>
      <w:ind w:left="440"/>
    </w:pPr>
    <w:rPr>
      <w:rFonts w:asciiTheme="minorHAnsi" w:eastAsiaTheme="minorEastAsia" w:hAnsiTheme="minorHAnsi" w:cs="Times New Roman"/>
      <w:sz w:val="22"/>
      <w:szCs w:val="22"/>
      <w:lang w:val="en-US" w:eastAsia="en-US"/>
    </w:rPr>
  </w:style>
  <w:style w:type="paragraph" w:styleId="BalloonText">
    <w:name w:val="Balloon Text"/>
    <w:basedOn w:val="Normal"/>
    <w:link w:val="BalloonTextChar"/>
    <w:uiPriority w:val="99"/>
    <w:semiHidden/>
    <w:unhideWhenUsed/>
    <w:rsid w:val="002306AC"/>
    <w:rPr>
      <w:rFonts w:ascii="Tahoma" w:hAnsi="Tahoma" w:cs="Tahoma"/>
      <w:sz w:val="16"/>
      <w:szCs w:val="16"/>
    </w:rPr>
  </w:style>
  <w:style w:type="character" w:customStyle="1" w:styleId="BalloonTextChar">
    <w:name w:val="Balloon Text Char"/>
    <w:basedOn w:val="DefaultParagraphFont"/>
    <w:link w:val="BalloonText"/>
    <w:uiPriority w:val="99"/>
    <w:semiHidden/>
    <w:rsid w:val="002306AC"/>
    <w:rPr>
      <w:rFonts w:ascii="Tahoma" w:eastAsia="Calibri" w:hAnsi="Tahoma" w:cs="Tahoma"/>
      <w:kern w:val="0"/>
      <w:sz w:val="16"/>
      <w:szCs w:val="16"/>
      <w:lang w:eastAsia="en-C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4D2"/>
    <w:pPr>
      <w:spacing w:after="0" w:line="240" w:lineRule="auto"/>
    </w:pPr>
    <w:rPr>
      <w:rFonts w:ascii="Calibri" w:eastAsia="Calibri" w:hAnsi="Calibri" w:cs="Arial"/>
      <w:kern w:val="0"/>
      <w:sz w:val="20"/>
      <w:szCs w:val="20"/>
      <w:lang w:eastAsia="en-CA"/>
      <w14:ligatures w14:val="none"/>
    </w:rPr>
  </w:style>
  <w:style w:type="paragraph" w:styleId="Heading1">
    <w:name w:val="heading 1"/>
    <w:basedOn w:val="Normal"/>
    <w:next w:val="Normal"/>
    <w:link w:val="Heading1Char"/>
    <w:uiPriority w:val="9"/>
    <w:qFormat/>
    <w:rsid w:val="008D0E9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214D2"/>
  </w:style>
  <w:style w:type="character" w:customStyle="1" w:styleId="FootnoteTextChar">
    <w:name w:val="Footnote Text Char"/>
    <w:basedOn w:val="DefaultParagraphFont"/>
    <w:link w:val="FootnoteText"/>
    <w:uiPriority w:val="99"/>
    <w:semiHidden/>
    <w:rsid w:val="00A214D2"/>
    <w:rPr>
      <w:rFonts w:ascii="Calibri" w:eastAsia="Calibri" w:hAnsi="Calibri" w:cs="Arial"/>
      <w:kern w:val="0"/>
      <w:sz w:val="20"/>
      <w:szCs w:val="20"/>
      <w:lang w:eastAsia="en-CA"/>
      <w14:ligatures w14:val="none"/>
    </w:rPr>
  </w:style>
  <w:style w:type="character" w:styleId="FootnoteReference">
    <w:name w:val="footnote reference"/>
    <w:basedOn w:val="DefaultParagraphFont"/>
    <w:uiPriority w:val="99"/>
    <w:semiHidden/>
    <w:unhideWhenUsed/>
    <w:rsid w:val="00A214D2"/>
    <w:rPr>
      <w:vertAlign w:val="superscript"/>
    </w:rPr>
  </w:style>
  <w:style w:type="paragraph" w:styleId="ListParagraph">
    <w:name w:val="List Paragraph"/>
    <w:basedOn w:val="Normal"/>
    <w:uiPriority w:val="34"/>
    <w:qFormat/>
    <w:rsid w:val="00CB6C7F"/>
    <w:pPr>
      <w:ind w:left="720"/>
      <w:contextualSpacing/>
    </w:pPr>
  </w:style>
  <w:style w:type="character" w:customStyle="1" w:styleId="Heading1Char">
    <w:name w:val="Heading 1 Char"/>
    <w:basedOn w:val="DefaultParagraphFont"/>
    <w:link w:val="Heading1"/>
    <w:uiPriority w:val="9"/>
    <w:rsid w:val="008D0E92"/>
    <w:rPr>
      <w:rFonts w:asciiTheme="majorHAnsi" w:eastAsiaTheme="majorEastAsia" w:hAnsiTheme="majorHAnsi" w:cstheme="majorBidi"/>
      <w:color w:val="2F5496" w:themeColor="accent1" w:themeShade="BF"/>
      <w:kern w:val="0"/>
      <w:sz w:val="32"/>
      <w:szCs w:val="32"/>
      <w:lang w:eastAsia="en-CA"/>
      <w14:ligatures w14:val="none"/>
    </w:rPr>
  </w:style>
  <w:style w:type="table" w:styleId="TableGrid">
    <w:name w:val="Table Grid"/>
    <w:basedOn w:val="TableNormal"/>
    <w:uiPriority w:val="39"/>
    <w:rsid w:val="00954E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DA6565"/>
    <w:pPr>
      <w:spacing w:line="259" w:lineRule="auto"/>
      <w:outlineLvl w:val="9"/>
    </w:pPr>
    <w:rPr>
      <w:lang w:val="en-US" w:eastAsia="en-US"/>
    </w:rPr>
  </w:style>
  <w:style w:type="paragraph" w:styleId="TOC2">
    <w:name w:val="toc 2"/>
    <w:basedOn w:val="Normal"/>
    <w:next w:val="Normal"/>
    <w:autoRedefine/>
    <w:uiPriority w:val="39"/>
    <w:unhideWhenUsed/>
    <w:rsid w:val="00DA6565"/>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DA6565"/>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DA6565"/>
    <w:pPr>
      <w:spacing w:after="100" w:line="259" w:lineRule="auto"/>
      <w:ind w:left="440"/>
    </w:pPr>
    <w:rPr>
      <w:rFonts w:asciiTheme="minorHAnsi" w:eastAsiaTheme="minorEastAsia" w:hAnsiTheme="minorHAnsi" w:cs="Times New Roman"/>
      <w:sz w:val="22"/>
      <w:szCs w:val="22"/>
      <w:lang w:val="en-US" w:eastAsia="en-US"/>
    </w:rPr>
  </w:style>
  <w:style w:type="paragraph" w:styleId="BalloonText">
    <w:name w:val="Balloon Text"/>
    <w:basedOn w:val="Normal"/>
    <w:link w:val="BalloonTextChar"/>
    <w:uiPriority w:val="99"/>
    <w:semiHidden/>
    <w:unhideWhenUsed/>
    <w:rsid w:val="002306AC"/>
    <w:rPr>
      <w:rFonts w:ascii="Tahoma" w:hAnsi="Tahoma" w:cs="Tahoma"/>
      <w:sz w:val="16"/>
      <w:szCs w:val="16"/>
    </w:rPr>
  </w:style>
  <w:style w:type="character" w:customStyle="1" w:styleId="BalloonTextChar">
    <w:name w:val="Balloon Text Char"/>
    <w:basedOn w:val="DefaultParagraphFont"/>
    <w:link w:val="BalloonText"/>
    <w:uiPriority w:val="99"/>
    <w:semiHidden/>
    <w:rsid w:val="002306AC"/>
    <w:rPr>
      <w:rFonts w:ascii="Tahoma" w:eastAsia="Calibri" w:hAnsi="Tahoma" w:cs="Tahoma"/>
      <w:kern w:val="0"/>
      <w:sz w:val="16"/>
      <w:szCs w:val="16"/>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25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0B2608C260E4A218F8395A5F1565A8D"/>
        <w:category>
          <w:name w:val="General"/>
          <w:gallery w:val="placeholder"/>
        </w:category>
        <w:types>
          <w:type w:val="bbPlcHdr"/>
        </w:types>
        <w:behaviors>
          <w:behavior w:val="content"/>
        </w:behaviors>
        <w:guid w:val="{558EEE63-A97D-45A1-9FA5-0B4A246206A2}"/>
      </w:docPartPr>
      <w:docPartBody>
        <w:p w:rsidR="004E61D4" w:rsidRDefault="00B97796" w:rsidP="00B97796">
          <w:pPr>
            <w:pStyle w:val="70B2608C260E4A218F8395A5F1565A8D"/>
          </w:pPr>
          <w:r>
            <w:t>Type chapter title (level 1)</w:t>
          </w:r>
        </w:p>
      </w:docPartBody>
    </w:docPart>
    <w:docPart>
      <w:docPartPr>
        <w:name w:val="B3207A013BD5439D99D8487B7D3229DE"/>
        <w:category>
          <w:name w:val="General"/>
          <w:gallery w:val="placeholder"/>
        </w:category>
        <w:types>
          <w:type w:val="bbPlcHdr"/>
        </w:types>
        <w:behaviors>
          <w:behavior w:val="content"/>
        </w:behaviors>
        <w:guid w:val="{06BAB3DE-8697-4C71-B905-7BA7A7A9F062}"/>
      </w:docPartPr>
      <w:docPartBody>
        <w:p w:rsidR="004E61D4" w:rsidRDefault="00B97796" w:rsidP="00B97796">
          <w:pPr>
            <w:pStyle w:val="B3207A013BD5439D99D8487B7D3229DE"/>
          </w:pPr>
          <w:r>
            <w:t>Type chapter title (level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796"/>
    <w:rsid w:val="00275ADD"/>
    <w:rsid w:val="003C0A63"/>
    <w:rsid w:val="004E61D4"/>
    <w:rsid w:val="00570B39"/>
    <w:rsid w:val="00B97796"/>
    <w:rsid w:val="00C54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B2608C260E4A218F8395A5F1565A8D">
    <w:name w:val="70B2608C260E4A218F8395A5F1565A8D"/>
    <w:rsid w:val="00B97796"/>
  </w:style>
  <w:style w:type="paragraph" w:customStyle="1" w:styleId="B3207A013BD5439D99D8487B7D3229DE">
    <w:name w:val="B3207A013BD5439D99D8487B7D3229DE"/>
    <w:rsid w:val="00B97796"/>
  </w:style>
  <w:style w:type="paragraph" w:customStyle="1" w:styleId="20302B4CAED04A0D81A84D358DB916FD">
    <w:name w:val="20302B4CAED04A0D81A84D358DB916FD"/>
    <w:rsid w:val="00B9779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B2608C260E4A218F8395A5F1565A8D">
    <w:name w:val="70B2608C260E4A218F8395A5F1565A8D"/>
    <w:rsid w:val="00B97796"/>
  </w:style>
  <w:style w:type="paragraph" w:customStyle="1" w:styleId="B3207A013BD5439D99D8487B7D3229DE">
    <w:name w:val="B3207A013BD5439D99D8487B7D3229DE"/>
    <w:rsid w:val="00B97796"/>
  </w:style>
  <w:style w:type="paragraph" w:customStyle="1" w:styleId="20302B4CAED04A0D81A84D358DB916FD">
    <w:name w:val="20302B4CAED04A0D81A84D358DB916FD"/>
    <w:rsid w:val="00B977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0A9DC-D715-4AF7-B4D2-2CE76131F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16001</Words>
  <Characters>91210</Characters>
  <Application>Microsoft Office Word</Application>
  <DocSecurity>0</DocSecurity>
  <Lines>760</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Fox</dc:creator>
  <cp:lastModifiedBy>pc</cp:lastModifiedBy>
  <cp:revision>2</cp:revision>
  <cp:lastPrinted>2023-08-07T22:55:00Z</cp:lastPrinted>
  <dcterms:created xsi:type="dcterms:W3CDTF">2026-05-13T05:35:00Z</dcterms:created>
  <dcterms:modified xsi:type="dcterms:W3CDTF">2026-05-13T05:35:00Z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7c83102d-1d4f-49f2-a250-e4c0b528cf23</vt:lpwstr>
  </property>
</Properties>
</file>